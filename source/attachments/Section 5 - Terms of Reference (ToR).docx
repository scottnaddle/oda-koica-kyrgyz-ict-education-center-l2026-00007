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AE5C6" w14:textId="562135C0" w:rsidR="00DB58EA" w:rsidRPr="0013606B" w:rsidRDefault="00D16710" w:rsidP="00DB58EA">
      <w:pPr>
        <w:tabs>
          <w:tab w:val="left" w:pos="864"/>
          <w:tab w:val="left" w:pos="1440"/>
          <w:tab w:val="left" w:pos="2160"/>
          <w:tab w:val="left" w:pos="2880"/>
          <w:tab w:val="left" w:pos="3600"/>
          <w:tab w:val="left" w:pos="4320"/>
          <w:tab w:val="left" w:pos="5040"/>
          <w:tab w:val="left" w:pos="5760"/>
          <w:tab w:val="left" w:pos="6480"/>
          <w:tab w:val="left" w:pos="7200"/>
        </w:tabs>
        <w:snapToGrid w:val="0"/>
        <w:spacing w:line="360" w:lineRule="auto"/>
        <w:outlineLvl w:val="0"/>
        <w:rPr>
          <w:rFonts w:ascii="Candara" w:hAnsi="Candara"/>
          <w:b/>
          <w:sz w:val="28"/>
          <w:szCs w:val="28"/>
        </w:rPr>
      </w:pPr>
      <w:r w:rsidRPr="0013606B">
        <w:rPr>
          <w:rFonts w:ascii="Arial" w:hAnsi="Arial" w:cs="Arial" w:hint="eastAsia"/>
          <w:sz w:val="26"/>
        </w:rPr>
        <w:t xml:space="preserve">[Section 5] </w:t>
      </w:r>
      <w:ins w:id="0" w:author="Ulan Jylkybaev" w:date="2026-02-23T11:07:00Z" w16du:dateUtc="2026-02-23T05:07:00Z">
        <w:r w:rsidR="00BD77D9" w:rsidRPr="00BD77D9">
          <w:rPr>
            <w:rFonts w:ascii="Arial" w:hAnsi="Arial" w:cs="Arial"/>
            <w:sz w:val="26"/>
          </w:rPr>
          <w:t>Terms of Reference</w:t>
        </w:r>
        <w:r w:rsidR="00BD77D9" w:rsidRPr="00BD77D9" w:rsidDel="00BD77D9">
          <w:rPr>
            <w:rFonts w:ascii="Arial" w:hAnsi="Arial" w:cs="Arial" w:hint="eastAsia"/>
            <w:sz w:val="26"/>
          </w:rPr>
          <w:t xml:space="preserve"> </w:t>
        </w:r>
      </w:ins>
      <w:del w:id="1" w:author="Ulan Jylkybaev" w:date="2026-02-23T11:07:00Z" w16du:dateUtc="2026-02-23T05:07:00Z">
        <w:r w:rsidR="00FE3C50" w:rsidRPr="0013606B" w:rsidDel="00BD77D9">
          <w:rPr>
            <w:rFonts w:ascii="Arial" w:hAnsi="Arial" w:cs="Arial" w:hint="eastAsia"/>
            <w:sz w:val="26"/>
          </w:rPr>
          <w:delText>Scope of the Services</w:delText>
        </w:r>
        <w:r w:rsidRPr="0013606B" w:rsidDel="00BD77D9">
          <w:rPr>
            <w:rFonts w:ascii="Arial" w:hAnsi="Arial" w:cs="Arial" w:hint="eastAsia"/>
            <w:sz w:val="26"/>
          </w:rPr>
          <w:delText xml:space="preserve"> </w:delText>
        </w:r>
      </w:del>
      <w:r w:rsidRPr="0013606B">
        <w:rPr>
          <w:rFonts w:ascii="Arial" w:hAnsi="Arial" w:cs="Arial" w:hint="eastAsia"/>
          <w:sz w:val="26"/>
        </w:rPr>
        <w:t>(</w:t>
      </w:r>
      <w:proofErr w:type="spellStart"/>
      <w:r w:rsidRPr="0013606B">
        <w:rPr>
          <w:rFonts w:ascii="Arial" w:hAnsi="Arial" w:cs="Arial" w:hint="eastAsia"/>
          <w:sz w:val="26"/>
        </w:rPr>
        <w:t>ToR</w:t>
      </w:r>
      <w:proofErr w:type="spellEnd"/>
      <w:r w:rsidRPr="0013606B">
        <w:rPr>
          <w:rFonts w:ascii="Arial" w:hAnsi="Arial" w:cs="Arial" w:hint="eastAsia"/>
          <w:sz w:val="26"/>
        </w:rPr>
        <w:t xml:space="preserve">) </w:t>
      </w:r>
    </w:p>
    <w:p w14:paraId="646DA72F" w14:textId="77777777" w:rsidR="004B32C1" w:rsidRPr="0013606B" w:rsidRDefault="004B32C1" w:rsidP="004B32C1">
      <w:pPr>
        <w:spacing w:line="276" w:lineRule="auto"/>
        <w:jc w:val="left"/>
        <w:rPr>
          <w:rFonts w:ascii="Arial" w:hAnsi="Arial" w:cs="Arial"/>
          <w:sz w:val="26"/>
        </w:rPr>
      </w:pPr>
    </w:p>
    <w:p w14:paraId="5DB39023" w14:textId="39DC54A3" w:rsidR="00ED75AB" w:rsidRPr="0013606B" w:rsidRDefault="002729F8" w:rsidP="00DB58EA">
      <w:pPr>
        <w:spacing w:line="276" w:lineRule="auto"/>
        <w:jc w:val="center"/>
        <w:rPr>
          <w:rFonts w:ascii="Candara" w:hAnsi="Candara"/>
          <w:b/>
          <w:sz w:val="28"/>
          <w:szCs w:val="28"/>
        </w:rPr>
      </w:pPr>
      <w:del w:id="2" w:author="Ulan Jylkybaev" w:date="2026-02-23T11:07:00Z" w16du:dateUtc="2026-02-23T05:07:00Z">
        <w:r w:rsidRPr="0013606B" w:rsidDel="00BD77D9">
          <w:rPr>
            <w:rFonts w:ascii="Arial" w:hAnsi="Arial" w:cs="Arial" w:hint="eastAsia"/>
            <w:b/>
            <w:sz w:val="32"/>
            <w:szCs w:val="32"/>
          </w:rPr>
          <w:delText>Scope</w:delText>
        </w:r>
        <w:r w:rsidR="00800390" w:rsidRPr="0013606B" w:rsidDel="00BD77D9">
          <w:rPr>
            <w:rFonts w:ascii="Arial" w:hAnsi="Arial" w:cs="Arial"/>
            <w:b/>
            <w:sz w:val="32"/>
            <w:szCs w:val="32"/>
          </w:rPr>
          <w:delText xml:space="preserve"> </w:delText>
        </w:r>
        <w:r w:rsidR="00800390" w:rsidRPr="0013606B" w:rsidDel="00BD77D9">
          <w:rPr>
            <w:rFonts w:ascii="Arial" w:hAnsi="Arial" w:cs="Arial" w:hint="eastAsia"/>
            <w:b/>
            <w:sz w:val="32"/>
            <w:szCs w:val="32"/>
          </w:rPr>
          <w:delText>of</w:delText>
        </w:r>
      </w:del>
      <w:ins w:id="3" w:author="Ulan Jylkybaev" w:date="2026-02-23T11:07:00Z" w16du:dateUtc="2026-02-23T05:07:00Z">
        <w:r w:rsidR="00BD77D9">
          <w:rPr>
            <w:rFonts w:ascii="Arial" w:hAnsi="Arial" w:cs="Arial"/>
            <w:b/>
            <w:sz w:val="32"/>
            <w:szCs w:val="32"/>
          </w:rPr>
          <w:t xml:space="preserve">Terms of Reference for </w:t>
        </w:r>
      </w:ins>
      <w:del w:id="4" w:author="Ulan Jylkybaev" w:date="2026-02-23T11:07:00Z" w16du:dateUtc="2026-02-23T05:07:00Z">
        <w:r w:rsidR="00800390" w:rsidRPr="0013606B" w:rsidDel="00BD77D9">
          <w:rPr>
            <w:rFonts w:ascii="Arial" w:hAnsi="Arial" w:cs="Arial" w:hint="eastAsia"/>
            <w:b/>
            <w:sz w:val="32"/>
            <w:szCs w:val="32"/>
          </w:rPr>
          <w:delText xml:space="preserve"> </w:delText>
        </w:r>
      </w:del>
      <w:r w:rsidR="00800390" w:rsidRPr="0013606B">
        <w:rPr>
          <w:rFonts w:ascii="Arial" w:hAnsi="Arial" w:cs="Arial" w:hint="eastAsia"/>
          <w:b/>
          <w:sz w:val="32"/>
          <w:szCs w:val="32"/>
        </w:rPr>
        <w:t xml:space="preserve">Design </w:t>
      </w:r>
      <w:r w:rsidRPr="0013606B">
        <w:rPr>
          <w:rFonts w:ascii="Arial" w:hAnsi="Arial" w:cs="Arial" w:hint="eastAsia"/>
          <w:b/>
          <w:sz w:val="32"/>
          <w:szCs w:val="32"/>
        </w:rPr>
        <w:t>and</w:t>
      </w:r>
      <w:r w:rsidR="00800390" w:rsidRPr="0013606B">
        <w:rPr>
          <w:rFonts w:ascii="Arial" w:hAnsi="Arial" w:cs="Arial"/>
          <w:b/>
          <w:sz w:val="32"/>
          <w:szCs w:val="32"/>
        </w:rPr>
        <w:t xml:space="preserve"> </w:t>
      </w:r>
      <w:r w:rsidR="000A7769" w:rsidRPr="0013606B">
        <w:rPr>
          <w:rFonts w:ascii="Arial" w:hAnsi="Arial" w:cs="Arial"/>
          <w:b/>
          <w:sz w:val="32"/>
          <w:szCs w:val="32"/>
        </w:rPr>
        <w:t xml:space="preserve">Author </w:t>
      </w:r>
      <w:r w:rsidR="00800390" w:rsidRPr="0013606B">
        <w:rPr>
          <w:rFonts w:ascii="Arial" w:hAnsi="Arial" w:cs="Arial"/>
          <w:b/>
          <w:sz w:val="32"/>
          <w:szCs w:val="32"/>
        </w:rPr>
        <w:t xml:space="preserve">Supervision </w:t>
      </w:r>
      <w:del w:id="5" w:author="Ulan Jylkybaev" w:date="2026-02-23T11:07:00Z" w16du:dateUtc="2026-02-23T05:07:00Z">
        <w:r w:rsidR="00800390" w:rsidRPr="0013606B" w:rsidDel="00BD77D9">
          <w:rPr>
            <w:rFonts w:ascii="Arial" w:hAnsi="Arial" w:cs="Arial"/>
            <w:b/>
            <w:sz w:val="32"/>
            <w:szCs w:val="32"/>
          </w:rPr>
          <w:delText>Services</w:delText>
        </w:r>
      </w:del>
    </w:p>
    <w:p w14:paraId="4CAD754B" w14:textId="77777777" w:rsidR="00ED75AB" w:rsidRPr="0013606B" w:rsidRDefault="00ED75AB" w:rsidP="00ED75AB">
      <w:pPr>
        <w:tabs>
          <w:tab w:val="left" w:pos="864"/>
          <w:tab w:val="left" w:pos="1440"/>
          <w:tab w:val="left" w:pos="2160"/>
          <w:tab w:val="left" w:pos="2880"/>
          <w:tab w:val="left" w:pos="3600"/>
          <w:tab w:val="left" w:pos="4320"/>
          <w:tab w:val="left" w:pos="5040"/>
          <w:tab w:val="left" w:pos="5760"/>
          <w:tab w:val="left" w:pos="6480"/>
          <w:tab w:val="left" w:pos="7200"/>
        </w:tabs>
        <w:snapToGrid w:val="0"/>
        <w:spacing w:line="360" w:lineRule="auto"/>
        <w:jc w:val="center"/>
        <w:outlineLvl w:val="0"/>
        <w:rPr>
          <w:rFonts w:ascii="Candara" w:hAnsi="Candara"/>
          <w:b/>
          <w:sz w:val="24"/>
          <w:szCs w:val="24"/>
        </w:rPr>
      </w:pPr>
    </w:p>
    <w:p w14:paraId="54F678D8" w14:textId="059947E0" w:rsidR="00ED75AB" w:rsidRPr="0013606B" w:rsidRDefault="00ED75AB" w:rsidP="0013606B">
      <w:pPr>
        <w:pStyle w:val="a5"/>
        <w:wordWrap/>
        <w:ind w:firstLineChars="129" w:firstLine="310"/>
        <w:rPr>
          <w:rFonts w:ascii="Arial" w:eastAsia="휴먼명조" w:hAnsi="Arial" w:cs="Arial"/>
          <w:bCs/>
          <w:iCs/>
          <w:color w:val="auto"/>
          <w:sz w:val="24"/>
          <w:szCs w:val="24"/>
        </w:rPr>
      </w:pPr>
      <w:r w:rsidRPr="0013606B">
        <w:rPr>
          <w:rFonts w:ascii="Arial" w:hAnsi="Arial" w:cs="Arial"/>
          <w:color w:val="auto"/>
          <w:sz w:val="24"/>
          <w:szCs w:val="24"/>
        </w:rPr>
        <w:t>WHEREAS the Employer requires that certa</w:t>
      </w:r>
      <w:r w:rsidR="005D4BC3" w:rsidRPr="0013606B">
        <w:rPr>
          <w:rFonts w:ascii="Arial" w:hAnsi="Arial" w:cs="Arial"/>
          <w:color w:val="auto"/>
          <w:sz w:val="24"/>
          <w:szCs w:val="24"/>
        </w:rPr>
        <w:t>in works should be executed</w:t>
      </w:r>
      <w:r w:rsidRPr="0013606B">
        <w:rPr>
          <w:rFonts w:ascii="Arial" w:hAnsi="Arial" w:cs="Arial"/>
          <w:color w:val="auto"/>
          <w:sz w:val="24"/>
          <w:szCs w:val="24"/>
        </w:rPr>
        <w:t xml:space="preserve">: </w:t>
      </w:r>
      <w:r w:rsidR="00FC0E2E" w:rsidRPr="0013606B">
        <w:rPr>
          <w:rFonts w:ascii="Arial" w:eastAsia="휴먼명조" w:hAnsi="Arial" w:cs="Arial"/>
          <w:color w:val="auto"/>
          <w:spacing w:val="-6"/>
          <w:sz w:val="24"/>
          <w:szCs w:val="24"/>
        </w:rPr>
        <w:t xml:space="preserve">The Design and Author Supervision Services for the Construction of </w:t>
      </w:r>
      <w:r w:rsidR="001F0A72" w:rsidRPr="0013606B">
        <w:rPr>
          <w:rFonts w:ascii="Arial" w:eastAsia="휴먼명조" w:hAnsi="Arial" w:cs="Arial"/>
          <w:color w:val="auto"/>
          <w:spacing w:val="-6"/>
          <w:sz w:val="24"/>
          <w:szCs w:val="24"/>
        </w:rPr>
        <w:t xml:space="preserve">IT </w:t>
      </w:r>
      <w:r w:rsidR="00FC0E2E" w:rsidRPr="0013606B">
        <w:rPr>
          <w:rFonts w:ascii="Arial" w:eastAsia="휴먼명조" w:hAnsi="Arial" w:cs="Arial"/>
          <w:color w:val="auto"/>
          <w:sz w:val="24"/>
          <w:szCs w:val="24"/>
        </w:rPr>
        <w:t xml:space="preserve">Training Center for </w:t>
      </w:r>
      <w:r w:rsidR="001F0A72" w:rsidRPr="0013606B">
        <w:rPr>
          <w:rFonts w:ascii="Arial" w:eastAsia="휴먼명조" w:hAnsi="Arial" w:cs="Arial"/>
          <w:color w:val="auto"/>
          <w:sz w:val="24"/>
          <w:szCs w:val="24"/>
        </w:rPr>
        <w:t xml:space="preserve">the project titled </w:t>
      </w:r>
      <w:r w:rsidR="00FC0E2E" w:rsidRPr="0013606B">
        <w:rPr>
          <w:rFonts w:ascii="Arial" w:eastAsia="휴먼명조" w:hAnsi="Arial" w:cs="Arial"/>
          <w:color w:val="auto"/>
          <w:sz w:val="24"/>
          <w:szCs w:val="24"/>
        </w:rPr>
        <w:t>“</w:t>
      </w:r>
      <w:r w:rsidR="001F0A72" w:rsidRPr="0013606B">
        <w:rPr>
          <w:rFonts w:ascii="Arial" w:eastAsia="휴먼명조" w:hAnsi="Arial" w:cs="Arial"/>
          <w:color w:val="auto"/>
          <w:sz w:val="24"/>
          <w:szCs w:val="24"/>
        </w:rPr>
        <w:t>The Capacity Building of National Informatization for Digital Transformation in the Kyrgyz Republic</w:t>
      </w:r>
      <w:r w:rsidR="00FC0E2E" w:rsidRPr="0013606B">
        <w:rPr>
          <w:rFonts w:ascii="Arial" w:eastAsia="휴먼명조" w:hAnsi="Arial" w:cs="Arial"/>
          <w:color w:val="auto"/>
          <w:sz w:val="24"/>
          <w:szCs w:val="24"/>
        </w:rPr>
        <w:t>”</w:t>
      </w:r>
      <w:r w:rsidR="001F0A72" w:rsidRPr="0013606B">
        <w:rPr>
          <w:rFonts w:ascii="Arial" w:eastAsia="휴먼명조" w:hAnsi="Arial" w:cs="Arial"/>
          <w:color w:val="auto"/>
          <w:sz w:val="24"/>
          <w:szCs w:val="24"/>
        </w:rPr>
        <w:t xml:space="preserve"> </w:t>
      </w:r>
      <w:r w:rsidR="00FC0E2E" w:rsidRPr="0013606B">
        <w:rPr>
          <w:rFonts w:ascii="Arial" w:eastAsia="휴먼명조" w:hAnsi="Arial" w:cs="Arial"/>
          <w:color w:val="auto"/>
          <w:sz w:val="24"/>
          <w:szCs w:val="24"/>
        </w:rPr>
        <w:t xml:space="preserve">in </w:t>
      </w:r>
      <w:r w:rsidR="001F0A72" w:rsidRPr="0013606B">
        <w:rPr>
          <w:rFonts w:ascii="Arial" w:eastAsia="휴먼명조" w:hAnsi="Arial" w:cs="Arial"/>
          <w:color w:val="auto"/>
          <w:sz w:val="24"/>
          <w:szCs w:val="24"/>
        </w:rPr>
        <w:t>Bishkek</w:t>
      </w:r>
      <w:r w:rsidR="00FC0E2E" w:rsidRPr="0013606B">
        <w:rPr>
          <w:rFonts w:ascii="Arial" w:eastAsia="휴먼명조" w:hAnsi="Arial" w:cs="Arial"/>
          <w:color w:val="auto"/>
          <w:sz w:val="24"/>
          <w:szCs w:val="24"/>
        </w:rPr>
        <w:t>, Kyrgyz Republic</w:t>
      </w:r>
      <w:r w:rsidR="00A655BE" w:rsidRPr="0013606B">
        <w:rPr>
          <w:rFonts w:ascii="Arial" w:eastAsia="휴먼명조" w:hAnsi="Arial" w:cs="Arial"/>
          <w:color w:val="auto"/>
          <w:spacing w:val="-6"/>
          <w:sz w:val="24"/>
          <w:szCs w:val="24"/>
        </w:rPr>
        <w:t xml:space="preserve"> </w:t>
      </w:r>
      <w:r w:rsidRPr="0013606B">
        <w:rPr>
          <w:rFonts w:ascii="Arial" w:hAnsi="Arial" w:cs="Arial"/>
          <w:color w:val="auto"/>
          <w:sz w:val="24"/>
          <w:szCs w:val="24"/>
        </w:rPr>
        <w:t xml:space="preserve">and has accepted a Bid by the </w:t>
      </w:r>
      <w:r w:rsidRPr="0013606B">
        <w:rPr>
          <w:rFonts w:ascii="Arial" w:eastAsia="휴먼명조" w:hAnsi="Arial" w:cs="Arial"/>
          <w:bCs/>
          <w:iCs/>
          <w:color w:val="auto"/>
          <w:sz w:val="24"/>
          <w:szCs w:val="24"/>
        </w:rPr>
        <w:t>Consultant</w:t>
      </w:r>
      <w:r w:rsidRPr="0013606B">
        <w:rPr>
          <w:rFonts w:ascii="Arial" w:hAnsi="Arial" w:cs="Arial"/>
          <w:color w:val="auto"/>
          <w:sz w:val="24"/>
          <w:szCs w:val="24"/>
        </w:rPr>
        <w:t xml:space="preserve"> for the execution and completion of such Services.</w:t>
      </w:r>
    </w:p>
    <w:p w14:paraId="0E86D15C" w14:textId="77777777" w:rsidR="00ED75AB" w:rsidRPr="0013606B" w:rsidRDefault="00ED75AB" w:rsidP="00ED75AB">
      <w:pPr>
        <w:snapToGrid w:val="0"/>
        <w:spacing w:line="276" w:lineRule="auto"/>
        <w:rPr>
          <w:rFonts w:ascii="Arial" w:hAnsi="Arial" w:cs="Arial"/>
          <w:b/>
          <w:sz w:val="24"/>
          <w:szCs w:val="24"/>
          <w:u w:val="single"/>
        </w:rPr>
      </w:pPr>
    </w:p>
    <w:p w14:paraId="651A768F" w14:textId="77777777" w:rsidR="00ED75AB" w:rsidRPr="0013606B" w:rsidRDefault="00ED75AB" w:rsidP="00ED75AB">
      <w:pPr>
        <w:snapToGrid w:val="0"/>
        <w:spacing w:after="240" w:line="276" w:lineRule="auto"/>
        <w:rPr>
          <w:rFonts w:ascii="Arial" w:hAnsi="Arial" w:cs="Arial"/>
          <w:b/>
          <w:sz w:val="24"/>
          <w:szCs w:val="24"/>
        </w:rPr>
      </w:pPr>
      <w:r w:rsidRPr="0013606B">
        <w:rPr>
          <w:rFonts w:ascii="Arial" w:hAnsi="Arial" w:cs="Arial"/>
          <w:b/>
          <w:sz w:val="24"/>
          <w:szCs w:val="24"/>
        </w:rPr>
        <w:t>Article 1.  Definitions</w:t>
      </w:r>
    </w:p>
    <w:p w14:paraId="4343385F" w14:textId="77777777" w:rsidR="00ED75AB" w:rsidRPr="0013606B" w:rsidRDefault="00ED75AB" w:rsidP="00ED75AB">
      <w:pPr>
        <w:tabs>
          <w:tab w:val="left" w:pos="426"/>
          <w:tab w:val="left" w:pos="480"/>
        </w:tabs>
        <w:overflowPunct w:val="0"/>
        <w:adjustRightInd w:val="0"/>
        <w:snapToGrid w:val="0"/>
        <w:spacing w:line="276" w:lineRule="auto"/>
        <w:textAlignment w:val="baseline"/>
        <w:rPr>
          <w:rFonts w:ascii="Arial" w:hAnsi="Arial" w:cs="Arial"/>
          <w:sz w:val="24"/>
          <w:szCs w:val="24"/>
        </w:rPr>
      </w:pPr>
      <w:r w:rsidRPr="0013606B">
        <w:rPr>
          <w:rFonts w:ascii="Arial" w:hAnsi="Arial" w:cs="Arial"/>
          <w:sz w:val="24"/>
          <w:szCs w:val="24"/>
        </w:rPr>
        <w:t>1.1 Addendum:</w:t>
      </w:r>
      <w:r w:rsidRPr="0013606B">
        <w:rPr>
          <w:rFonts w:ascii="Arial" w:hAnsi="Arial" w:cs="Arial"/>
          <w:b/>
          <w:sz w:val="24"/>
          <w:szCs w:val="24"/>
        </w:rPr>
        <w:t xml:space="preserve">  </w:t>
      </w:r>
      <w:r w:rsidRPr="0013606B">
        <w:rPr>
          <w:rFonts w:ascii="Arial" w:hAnsi="Arial" w:cs="Arial"/>
          <w:sz w:val="24"/>
          <w:szCs w:val="24"/>
        </w:rPr>
        <w:t>A supplement to the bidding documents.</w:t>
      </w:r>
    </w:p>
    <w:p w14:paraId="04D667FC" w14:textId="77777777" w:rsidR="00ED75AB" w:rsidRPr="0013606B" w:rsidRDefault="00ED75AB" w:rsidP="00ED75AB">
      <w:pPr>
        <w:pStyle w:val="a3"/>
        <w:snapToGrid w:val="0"/>
        <w:spacing w:line="276" w:lineRule="auto"/>
        <w:ind w:leftChars="0" w:left="0"/>
        <w:rPr>
          <w:rFonts w:ascii="Arial" w:hAnsi="Arial" w:cs="Arial"/>
          <w:b/>
          <w:sz w:val="24"/>
          <w:szCs w:val="24"/>
          <w:u w:val="single"/>
        </w:rPr>
      </w:pPr>
    </w:p>
    <w:p w14:paraId="305FEF5C" w14:textId="77777777" w:rsidR="00ED75AB" w:rsidRPr="0013606B" w:rsidRDefault="00ED75AB" w:rsidP="00ED75AB">
      <w:pPr>
        <w:snapToGrid w:val="0"/>
        <w:spacing w:line="276" w:lineRule="auto"/>
        <w:rPr>
          <w:rFonts w:ascii="Arial" w:hAnsi="Arial" w:cs="Arial"/>
          <w:b/>
          <w:sz w:val="24"/>
          <w:szCs w:val="24"/>
        </w:rPr>
      </w:pPr>
      <w:r w:rsidRPr="0013606B">
        <w:rPr>
          <w:rFonts w:ascii="Arial" w:hAnsi="Arial" w:cs="Arial"/>
          <w:b/>
          <w:sz w:val="24"/>
          <w:szCs w:val="24"/>
        </w:rPr>
        <w:t>Article 2.  Description of Design Work</w:t>
      </w:r>
    </w:p>
    <w:p w14:paraId="6B6E7AD4" w14:textId="77777777" w:rsidR="00ED75AB" w:rsidRPr="0013606B" w:rsidRDefault="00ED75AB" w:rsidP="00ED75AB">
      <w:pPr>
        <w:snapToGrid w:val="0"/>
        <w:spacing w:line="276" w:lineRule="auto"/>
        <w:rPr>
          <w:rFonts w:ascii="Arial" w:hAnsi="Arial" w:cs="Arial"/>
          <w:b/>
          <w:sz w:val="24"/>
          <w:szCs w:val="24"/>
        </w:rPr>
      </w:pPr>
    </w:p>
    <w:p w14:paraId="086B1220" w14:textId="6CF83A4F" w:rsidR="00ED75AB" w:rsidRPr="0013606B" w:rsidRDefault="00ED75AB" w:rsidP="00ED75AB">
      <w:pPr>
        <w:pStyle w:val="ae"/>
        <w:tabs>
          <w:tab w:val="left" w:pos="1134"/>
        </w:tabs>
        <w:overflowPunct w:val="0"/>
        <w:adjustRightInd w:val="0"/>
        <w:snapToGrid w:val="0"/>
        <w:spacing w:after="0" w:line="276" w:lineRule="auto"/>
        <w:textAlignment w:val="baseline"/>
        <w:rPr>
          <w:rFonts w:ascii="Arial" w:hAnsi="Arial" w:cs="Arial"/>
          <w:sz w:val="24"/>
          <w:szCs w:val="24"/>
        </w:rPr>
      </w:pPr>
      <w:r w:rsidRPr="0013606B">
        <w:rPr>
          <w:rFonts w:ascii="Arial" w:hAnsi="Arial" w:cs="Arial"/>
          <w:sz w:val="24"/>
          <w:szCs w:val="24"/>
        </w:rPr>
        <w:t>2.1 The work comprises all of the followings</w:t>
      </w:r>
      <w:r w:rsidR="005B7AC7" w:rsidRPr="0013606B">
        <w:rPr>
          <w:rFonts w:ascii="Arial" w:hAnsi="Arial" w:cs="Arial"/>
          <w:b/>
          <w:sz w:val="24"/>
          <w:szCs w:val="24"/>
        </w:rPr>
        <w:t xml:space="preserve"> </w:t>
      </w:r>
      <w:r w:rsidR="005B7AC7" w:rsidRPr="0013606B">
        <w:rPr>
          <w:rFonts w:ascii="Arial" w:hAnsi="Arial" w:cs="Arial"/>
          <w:sz w:val="24"/>
          <w:szCs w:val="24"/>
        </w:rPr>
        <w:t xml:space="preserve">and all deliverables under this contract must be submitted in English and </w:t>
      </w:r>
      <w:r w:rsidR="00C4062C" w:rsidRPr="0013606B">
        <w:rPr>
          <w:rFonts w:ascii="Arial" w:hAnsi="Arial" w:cs="Arial"/>
          <w:sz w:val="24"/>
          <w:szCs w:val="24"/>
        </w:rPr>
        <w:t>Russian</w:t>
      </w:r>
      <w:r w:rsidR="005B7AC7" w:rsidRPr="0013606B">
        <w:rPr>
          <w:rFonts w:ascii="Arial" w:hAnsi="Arial" w:cs="Arial"/>
          <w:sz w:val="24"/>
          <w:szCs w:val="24"/>
        </w:rPr>
        <w:t xml:space="preserve">. Bilingual format (English and </w:t>
      </w:r>
      <w:r w:rsidR="00C4062C" w:rsidRPr="0013606B">
        <w:rPr>
          <w:rFonts w:ascii="Arial" w:hAnsi="Arial" w:cs="Arial"/>
          <w:sz w:val="24"/>
          <w:szCs w:val="24"/>
        </w:rPr>
        <w:t>Russian</w:t>
      </w:r>
      <w:r w:rsidR="005B7AC7" w:rsidRPr="0013606B">
        <w:rPr>
          <w:rFonts w:ascii="Arial" w:hAnsi="Arial" w:cs="Arial"/>
          <w:sz w:val="24"/>
          <w:szCs w:val="24"/>
        </w:rPr>
        <w:t>) may be used if needed</w:t>
      </w:r>
      <w:r w:rsidRPr="0013606B">
        <w:rPr>
          <w:rFonts w:ascii="Arial" w:hAnsi="Arial" w:cs="Arial"/>
          <w:sz w:val="24"/>
          <w:szCs w:val="24"/>
        </w:rPr>
        <w:t xml:space="preserve">: </w:t>
      </w:r>
    </w:p>
    <w:p w14:paraId="0EA319E3" w14:textId="16F8747D" w:rsidR="00ED75AB" w:rsidRPr="0013606B" w:rsidRDefault="00ED75AB" w:rsidP="00ED75AB">
      <w:pPr>
        <w:snapToGrid w:val="0"/>
        <w:spacing w:before="240" w:line="276" w:lineRule="auto"/>
        <w:ind w:left="192" w:hangingChars="80" w:hanging="192"/>
        <w:rPr>
          <w:rFonts w:ascii="Arial" w:hAnsi="Arial" w:cs="Arial"/>
          <w:b/>
          <w:sz w:val="24"/>
          <w:szCs w:val="24"/>
        </w:rPr>
      </w:pPr>
      <w:r w:rsidRPr="0013606B">
        <w:rPr>
          <w:rFonts w:ascii="Arial" w:hAnsi="Arial" w:cs="Arial"/>
          <w:sz w:val="24"/>
          <w:szCs w:val="24"/>
        </w:rPr>
        <w:t>2.1.1. Design and Construction Document Services</w:t>
      </w:r>
      <w:r w:rsidR="00456865" w:rsidRPr="0013606B">
        <w:rPr>
          <w:rFonts w:ascii="Arial" w:hAnsi="Arial" w:cs="Arial"/>
          <w:sz w:val="24"/>
          <w:szCs w:val="24"/>
        </w:rPr>
        <w:t xml:space="preserve"> (</w:t>
      </w:r>
      <w:r w:rsidR="005D4BC3" w:rsidRPr="0013606B">
        <w:rPr>
          <w:rFonts w:ascii="Arial" w:hAnsi="Arial" w:cs="Arial"/>
          <w:sz w:val="24"/>
          <w:szCs w:val="24"/>
        </w:rPr>
        <w:t xml:space="preserve">including </w:t>
      </w:r>
      <w:r w:rsidR="006000B7" w:rsidRPr="0013606B">
        <w:rPr>
          <w:rFonts w:ascii="Arial" w:hAnsi="Arial" w:cs="Arial"/>
          <w:sz w:val="24"/>
          <w:szCs w:val="24"/>
        </w:rPr>
        <w:t xml:space="preserve">Preliminary </w:t>
      </w:r>
      <w:r w:rsidR="005D4BC3" w:rsidRPr="0013606B">
        <w:rPr>
          <w:rFonts w:ascii="Arial" w:hAnsi="Arial" w:cs="Arial"/>
          <w:sz w:val="24"/>
          <w:szCs w:val="24"/>
        </w:rPr>
        <w:t>Survey</w:t>
      </w:r>
      <w:r w:rsidR="00FC0E2E" w:rsidRPr="0013606B">
        <w:rPr>
          <w:rFonts w:ascii="Arial" w:hAnsi="Arial" w:cs="Arial"/>
          <w:sz w:val="24"/>
          <w:szCs w:val="24"/>
        </w:rPr>
        <w:t xml:space="preserve"> &amp; options</w:t>
      </w:r>
      <w:r w:rsidR="005D4BC3" w:rsidRPr="0013606B">
        <w:rPr>
          <w:rFonts w:ascii="Arial" w:hAnsi="Arial" w:cs="Arial"/>
          <w:sz w:val="24"/>
          <w:szCs w:val="24"/>
        </w:rPr>
        <w:t xml:space="preserve">, </w:t>
      </w:r>
      <w:r w:rsidR="00456865" w:rsidRPr="0013606B">
        <w:rPr>
          <w:rFonts w:ascii="Arial" w:hAnsi="Arial" w:cs="Arial"/>
          <w:sz w:val="24"/>
          <w:szCs w:val="24"/>
        </w:rPr>
        <w:t>SD, DD, CD</w:t>
      </w:r>
      <w:r w:rsidR="00FC0E2E" w:rsidRPr="0013606B">
        <w:rPr>
          <w:rFonts w:ascii="Arial" w:hAnsi="Arial" w:cs="Arial"/>
          <w:sz w:val="24"/>
          <w:szCs w:val="24"/>
        </w:rPr>
        <w:t>, and tender document</w:t>
      </w:r>
      <w:r w:rsidR="00456865" w:rsidRPr="0013606B">
        <w:rPr>
          <w:rFonts w:ascii="Arial" w:hAnsi="Arial" w:cs="Arial"/>
          <w:sz w:val="24"/>
          <w:szCs w:val="24"/>
        </w:rPr>
        <w:t>)</w:t>
      </w:r>
    </w:p>
    <w:p w14:paraId="4D5883F2" w14:textId="04023EEA" w:rsidR="00456865" w:rsidRPr="0013606B" w:rsidRDefault="00FC0E2E" w:rsidP="00456865">
      <w:pPr>
        <w:pStyle w:val="2"/>
        <w:widowControl/>
        <w:numPr>
          <w:ilvl w:val="0"/>
          <w:numId w:val="12"/>
        </w:numPr>
        <w:tabs>
          <w:tab w:val="left" w:pos="851"/>
          <w:tab w:val="left" w:pos="1134"/>
          <w:tab w:val="left" w:pos="1728"/>
        </w:tabs>
        <w:wordWrap/>
        <w:overflowPunct w:val="0"/>
        <w:adjustRightInd w:val="0"/>
        <w:snapToGrid w:val="0"/>
        <w:spacing w:before="240" w:after="0" w:line="276" w:lineRule="auto"/>
        <w:textAlignment w:val="baseline"/>
        <w:rPr>
          <w:rFonts w:ascii="Arial" w:hAnsi="Arial" w:cs="Arial"/>
          <w:sz w:val="24"/>
          <w:szCs w:val="24"/>
        </w:rPr>
      </w:pPr>
      <w:r w:rsidRPr="0013606B">
        <w:rPr>
          <w:rFonts w:ascii="Arial" w:eastAsia="Arial Unicode MS" w:hAnsi="Arial" w:cs="Arial"/>
          <w:sz w:val="24"/>
          <w:szCs w:val="24"/>
        </w:rPr>
        <w:t>Site</w:t>
      </w:r>
      <w:r w:rsidR="00456865" w:rsidRPr="0013606B">
        <w:rPr>
          <w:rFonts w:ascii="Arial" w:eastAsia="Arial Unicode MS" w:hAnsi="Arial" w:cs="Arial"/>
          <w:sz w:val="24"/>
          <w:szCs w:val="24"/>
        </w:rPr>
        <w:t xml:space="preserve"> Inve</w:t>
      </w:r>
      <w:r w:rsidRPr="0013606B">
        <w:rPr>
          <w:rFonts w:ascii="Arial" w:eastAsia="Arial Unicode MS" w:hAnsi="Arial" w:cs="Arial"/>
          <w:sz w:val="24"/>
          <w:szCs w:val="24"/>
        </w:rPr>
        <w:t>stigation</w:t>
      </w:r>
      <w:r w:rsidR="00456865" w:rsidRPr="0013606B">
        <w:rPr>
          <w:rFonts w:ascii="Arial" w:eastAsia="Arial Unicode MS" w:hAnsi="Arial" w:cs="Arial"/>
          <w:sz w:val="24"/>
          <w:szCs w:val="24"/>
        </w:rPr>
        <w:t xml:space="preserve"> and Required surveys (Including Existing </w:t>
      </w:r>
      <w:r w:rsidR="00651976" w:rsidRPr="0013606B">
        <w:rPr>
          <w:rFonts w:ascii="Arial" w:eastAsia="Arial Unicode MS" w:hAnsi="Arial" w:cs="Arial"/>
          <w:sz w:val="24"/>
          <w:szCs w:val="24"/>
        </w:rPr>
        <w:t>facilities</w:t>
      </w:r>
      <w:r w:rsidR="00456865" w:rsidRPr="0013606B">
        <w:rPr>
          <w:rFonts w:ascii="Arial" w:eastAsia="Arial Unicode MS" w:hAnsi="Arial" w:cs="Arial"/>
          <w:sz w:val="24"/>
          <w:szCs w:val="24"/>
        </w:rPr>
        <w:t xml:space="preserve"> </w:t>
      </w:r>
      <w:r w:rsidR="005D4BC3" w:rsidRPr="0013606B">
        <w:rPr>
          <w:rFonts w:ascii="Arial" w:eastAsia="Arial Unicode MS" w:hAnsi="Arial" w:cs="Arial"/>
          <w:sz w:val="24"/>
          <w:szCs w:val="24"/>
        </w:rPr>
        <w:t>with</w:t>
      </w:r>
      <w:r w:rsidRPr="0013606B">
        <w:rPr>
          <w:rFonts w:ascii="Arial" w:eastAsia="Arial Unicode MS" w:hAnsi="Arial" w:cs="Arial"/>
          <w:sz w:val="24"/>
          <w:szCs w:val="24"/>
        </w:rPr>
        <w:t>in the project site</w:t>
      </w:r>
      <w:r w:rsidR="00456865" w:rsidRPr="0013606B">
        <w:rPr>
          <w:rFonts w:ascii="Arial" w:eastAsia="Arial Unicode MS" w:hAnsi="Arial" w:cs="Arial"/>
          <w:sz w:val="24"/>
          <w:szCs w:val="24"/>
        </w:rPr>
        <w:t xml:space="preserve">, </w:t>
      </w:r>
      <w:r w:rsidRPr="0013606B">
        <w:rPr>
          <w:rFonts w:ascii="Arial" w:eastAsia="Arial Unicode MS" w:hAnsi="Arial" w:cs="Arial"/>
          <w:sz w:val="24"/>
          <w:szCs w:val="24"/>
        </w:rPr>
        <w:t xml:space="preserve">Geographical, </w:t>
      </w:r>
      <w:r w:rsidR="00456865" w:rsidRPr="0013606B">
        <w:rPr>
          <w:rFonts w:ascii="Arial" w:eastAsia="Arial Unicode MS" w:hAnsi="Arial" w:cs="Arial"/>
          <w:sz w:val="24"/>
          <w:szCs w:val="24"/>
        </w:rPr>
        <w:t xml:space="preserve">Topographical, </w:t>
      </w:r>
      <w:proofErr w:type="gramStart"/>
      <w:r w:rsidR="00456865" w:rsidRPr="0013606B">
        <w:rPr>
          <w:rFonts w:ascii="Arial" w:eastAsia="Arial Unicode MS" w:hAnsi="Arial" w:cs="Arial"/>
          <w:sz w:val="24"/>
          <w:szCs w:val="24"/>
        </w:rPr>
        <w:t>Structural</w:t>
      </w:r>
      <w:r w:rsidRPr="0013606B">
        <w:rPr>
          <w:rFonts w:ascii="Arial" w:eastAsia="Arial Unicode MS" w:hAnsi="Arial" w:cs="Arial"/>
          <w:sz w:val="24"/>
          <w:szCs w:val="24"/>
        </w:rPr>
        <w:t>(</w:t>
      </w:r>
      <w:proofErr w:type="gramEnd"/>
      <w:r w:rsidRPr="0013606B">
        <w:rPr>
          <w:rFonts w:ascii="Arial" w:eastAsia="Arial Unicode MS" w:hAnsi="Arial" w:cs="Arial"/>
          <w:sz w:val="24"/>
          <w:szCs w:val="24"/>
        </w:rPr>
        <w:t>if any)</w:t>
      </w:r>
      <w:r w:rsidR="005D4BC3" w:rsidRPr="0013606B">
        <w:rPr>
          <w:rFonts w:ascii="Arial" w:eastAsia="Arial Unicode MS" w:hAnsi="Arial" w:cs="Arial"/>
          <w:sz w:val="24"/>
          <w:szCs w:val="24"/>
        </w:rPr>
        <w:t>, and p</w:t>
      </w:r>
      <w:r w:rsidRPr="0013606B">
        <w:rPr>
          <w:rFonts w:ascii="Arial" w:eastAsia="Arial Unicode MS" w:hAnsi="Arial" w:cs="Arial"/>
          <w:sz w:val="24"/>
          <w:szCs w:val="24"/>
        </w:rPr>
        <w:t>reliminary site layout options at the basis of land use plan</w:t>
      </w:r>
      <w:r w:rsidR="00456865" w:rsidRPr="0013606B">
        <w:rPr>
          <w:rFonts w:ascii="Arial" w:eastAsia="Arial Unicode MS" w:hAnsi="Arial" w:cs="Arial"/>
          <w:sz w:val="24"/>
          <w:szCs w:val="24"/>
        </w:rPr>
        <w:t>)</w:t>
      </w:r>
    </w:p>
    <w:p w14:paraId="2224DF26" w14:textId="6F092836" w:rsidR="00ED75AB" w:rsidRPr="0013606B" w:rsidRDefault="00ED75AB" w:rsidP="00ED75AB">
      <w:pPr>
        <w:pStyle w:val="2"/>
        <w:widowControl/>
        <w:numPr>
          <w:ilvl w:val="0"/>
          <w:numId w:val="12"/>
        </w:numPr>
        <w:tabs>
          <w:tab w:val="left" w:pos="851"/>
          <w:tab w:val="left" w:pos="1134"/>
          <w:tab w:val="left" w:pos="1728"/>
        </w:tabs>
        <w:wordWrap/>
        <w:overflowPunct w:val="0"/>
        <w:adjustRightInd w:val="0"/>
        <w:snapToGrid w:val="0"/>
        <w:spacing w:before="240" w:after="0" w:line="276" w:lineRule="auto"/>
        <w:textAlignment w:val="baseline"/>
        <w:rPr>
          <w:rFonts w:ascii="Arial" w:hAnsi="Arial" w:cs="Arial"/>
          <w:sz w:val="24"/>
          <w:szCs w:val="24"/>
        </w:rPr>
      </w:pPr>
      <w:r w:rsidRPr="0013606B">
        <w:rPr>
          <w:rFonts w:ascii="Arial" w:hAnsi="Arial" w:cs="Arial"/>
          <w:sz w:val="24"/>
          <w:szCs w:val="24"/>
        </w:rPr>
        <w:t>Preparation of design and other engineering services necessary to bring the work to the construction readiness state for the projects mentioned in the Agreement.</w:t>
      </w:r>
    </w:p>
    <w:p w14:paraId="7B918BCB" w14:textId="24564EFC" w:rsidR="00ED75AB" w:rsidRPr="0013606B" w:rsidRDefault="00ED75AB" w:rsidP="00ED75AB">
      <w:pPr>
        <w:pStyle w:val="2"/>
        <w:widowControl/>
        <w:numPr>
          <w:ilvl w:val="0"/>
          <w:numId w:val="12"/>
        </w:numPr>
        <w:tabs>
          <w:tab w:val="left" w:pos="851"/>
          <w:tab w:val="left" w:pos="1134"/>
          <w:tab w:val="left" w:pos="1728"/>
        </w:tabs>
        <w:wordWrap/>
        <w:overflowPunct w:val="0"/>
        <w:adjustRightInd w:val="0"/>
        <w:snapToGrid w:val="0"/>
        <w:spacing w:before="240" w:after="0" w:line="276" w:lineRule="auto"/>
        <w:textAlignment w:val="baseline"/>
        <w:rPr>
          <w:rFonts w:ascii="Arial" w:hAnsi="Arial" w:cs="Arial"/>
          <w:sz w:val="24"/>
          <w:szCs w:val="24"/>
        </w:rPr>
      </w:pPr>
      <w:r w:rsidRPr="0013606B">
        <w:rPr>
          <w:rFonts w:ascii="Arial" w:hAnsi="Arial" w:cs="Arial"/>
          <w:sz w:val="24"/>
          <w:szCs w:val="24"/>
        </w:rPr>
        <w:t xml:space="preserve">Preparation of all the developed construction documents including the Drawings, Technical Specifications, Bill of Quantities, and Cost Estimate for the construction works including </w:t>
      </w:r>
      <w:r w:rsidRPr="0013606B">
        <w:rPr>
          <w:rFonts w:ascii="Arial" w:hAnsi="Arial" w:cs="Arial"/>
          <w:iCs/>
          <w:spacing w:val="-2"/>
          <w:sz w:val="24"/>
          <w:szCs w:val="24"/>
        </w:rPr>
        <w:t>civil engineering works</w:t>
      </w:r>
      <w:r w:rsidRPr="0013606B">
        <w:rPr>
          <w:rFonts w:ascii="Arial" w:hAnsi="Arial" w:cs="Arial"/>
          <w:sz w:val="24"/>
          <w:szCs w:val="24"/>
        </w:rPr>
        <w:t xml:space="preserve">, </w:t>
      </w:r>
      <w:r w:rsidRPr="0013606B">
        <w:rPr>
          <w:rFonts w:ascii="Arial" w:hAnsi="Arial" w:cs="Arial"/>
          <w:iCs/>
          <w:spacing w:val="-2"/>
          <w:sz w:val="24"/>
          <w:szCs w:val="24"/>
        </w:rPr>
        <w:t>Structural works, Architectural,</w:t>
      </w:r>
      <w:r w:rsidR="005D4BC3" w:rsidRPr="0013606B">
        <w:rPr>
          <w:rFonts w:ascii="Arial" w:hAnsi="Arial" w:cs="Arial"/>
          <w:iCs/>
          <w:spacing w:val="-2"/>
          <w:sz w:val="24"/>
          <w:szCs w:val="24"/>
        </w:rPr>
        <w:t xml:space="preserve"> Interior,</w:t>
      </w:r>
      <w:r w:rsidRPr="0013606B">
        <w:rPr>
          <w:rFonts w:ascii="Arial" w:hAnsi="Arial" w:cs="Arial"/>
          <w:iCs/>
          <w:spacing w:val="-2"/>
          <w:sz w:val="24"/>
          <w:szCs w:val="24"/>
        </w:rPr>
        <w:t xml:space="preserve"> Plumbing, Sanitary, Mechanical, Electrical, HVAC, information and communication, firefighting works, soil investigation reports</w:t>
      </w:r>
      <w:r w:rsidR="005D4BC3" w:rsidRPr="0013606B">
        <w:rPr>
          <w:rFonts w:ascii="Arial" w:hAnsi="Arial" w:cs="Arial"/>
          <w:iCs/>
          <w:spacing w:val="-2"/>
          <w:sz w:val="24"/>
          <w:szCs w:val="24"/>
        </w:rPr>
        <w:t xml:space="preserve">, </w:t>
      </w:r>
      <w:r w:rsidR="00FC0E2E" w:rsidRPr="0013606B">
        <w:rPr>
          <w:rFonts w:ascii="Arial" w:hAnsi="Arial" w:cs="Arial"/>
          <w:iCs/>
          <w:spacing w:val="-2"/>
          <w:sz w:val="24"/>
          <w:szCs w:val="24"/>
        </w:rPr>
        <w:t>structural calculation</w:t>
      </w:r>
      <w:r w:rsidR="005D4BC3" w:rsidRPr="0013606B">
        <w:rPr>
          <w:rFonts w:ascii="Arial" w:hAnsi="Arial" w:cs="Arial"/>
          <w:iCs/>
          <w:spacing w:val="-2"/>
          <w:sz w:val="24"/>
          <w:szCs w:val="24"/>
        </w:rPr>
        <w:t xml:space="preserve"> report</w:t>
      </w:r>
      <w:r w:rsidRPr="0013606B">
        <w:rPr>
          <w:rFonts w:ascii="Arial" w:hAnsi="Arial" w:cs="Arial"/>
          <w:iCs/>
          <w:spacing w:val="-2"/>
          <w:sz w:val="24"/>
          <w:szCs w:val="24"/>
        </w:rPr>
        <w:t xml:space="preserve"> and other </w:t>
      </w:r>
      <w:r w:rsidRPr="0013606B">
        <w:rPr>
          <w:rFonts w:ascii="Arial" w:hAnsi="Arial" w:cs="Arial"/>
          <w:sz w:val="24"/>
          <w:szCs w:val="24"/>
        </w:rPr>
        <w:t xml:space="preserve">necessary </w:t>
      </w:r>
      <w:r w:rsidR="0001314E" w:rsidRPr="0013606B">
        <w:rPr>
          <w:rFonts w:ascii="Arial" w:hAnsi="Arial" w:cs="Arial"/>
          <w:sz w:val="24"/>
          <w:szCs w:val="24"/>
        </w:rPr>
        <w:t xml:space="preserve">interior and </w:t>
      </w:r>
      <w:r w:rsidRPr="0013606B">
        <w:rPr>
          <w:rFonts w:ascii="Arial" w:hAnsi="Arial" w:cs="Arial"/>
          <w:sz w:val="24"/>
          <w:szCs w:val="24"/>
        </w:rPr>
        <w:t>exterior works in accordance with the furnished design criteria.</w:t>
      </w:r>
    </w:p>
    <w:p w14:paraId="15311ED2" w14:textId="6BBDF33A" w:rsidR="0001314E" w:rsidRPr="0013606B" w:rsidRDefault="00456865" w:rsidP="00ED75AB">
      <w:pPr>
        <w:pStyle w:val="2"/>
        <w:widowControl/>
        <w:numPr>
          <w:ilvl w:val="0"/>
          <w:numId w:val="12"/>
        </w:numPr>
        <w:tabs>
          <w:tab w:val="left" w:pos="851"/>
          <w:tab w:val="left" w:pos="1134"/>
          <w:tab w:val="left" w:pos="1728"/>
        </w:tabs>
        <w:wordWrap/>
        <w:overflowPunct w:val="0"/>
        <w:adjustRightInd w:val="0"/>
        <w:snapToGrid w:val="0"/>
        <w:spacing w:before="240" w:after="0" w:line="276" w:lineRule="auto"/>
        <w:textAlignment w:val="baseline"/>
        <w:rPr>
          <w:rFonts w:ascii="Arial" w:hAnsi="Arial" w:cs="Arial"/>
          <w:sz w:val="24"/>
          <w:szCs w:val="24"/>
        </w:rPr>
      </w:pPr>
      <w:r w:rsidRPr="0013606B">
        <w:rPr>
          <w:rFonts w:ascii="Arial" w:hAnsi="Arial" w:cs="Arial"/>
          <w:sz w:val="24"/>
          <w:szCs w:val="24"/>
        </w:rPr>
        <w:lastRenderedPageBreak/>
        <w:t>Design should include</w:t>
      </w:r>
      <w:r w:rsidR="00A655BE" w:rsidRPr="0013606B">
        <w:rPr>
          <w:rFonts w:ascii="Arial" w:hAnsi="Arial" w:cs="Arial"/>
          <w:sz w:val="24"/>
          <w:szCs w:val="24"/>
        </w:rPr>
        <w:t xml:space="preserve"> </w:t>
      </w:r>
      <w:r w:rsidR="0001314E" w:rsidRPr="0013606B">
        <w:rPr>
          <w:rFonts w:ascii="Arial" w:hAnsi="Arial" w:cs="Arial"/>
          <w:sz w:val="24"/>
          <w:szCs w:val="24"/>
        </w:rPr>
        <w:t>(or specify in the drawing) the below:</w:t>
      </w:r>
    </w:p>
    <w:p w14:paraId="19ACE688" w14:textId="71282F78" w:rsidR="00ED75AB" w:rsidRPr="0013606B" w:rsidRDefault="0001314E" w:rsidP="0001314E">
      <w:pPr>
        <w:pStyle w:val="2"/>
        <w:widowControl/>
        <w:tabs>
          <w:tab w:val="left" w:pos="851"/>
          <w:tab w:val="left" w:pos="1134"/>
          <w:tab w:val="left" w:pos="1728"/>
        </w:tabs>
        <w:wordWrap/>
        <w:overflowPunct w:val="0"/>
        <w:adjustRightInd w:val="0"/>
        <w:snapToGrid w:val="0"/>
        <w:spacing w:before="240" w:after="0" w:line="276" w:lineRule="auto"/>
        <w:ind w:leftChars="425" w:left="1133" w:hangingChars="118" w:hanging="283"/>
        <w:textAlignment w:val="baseline"/>
        <w:rPr>
          <w:rFonts w:ascii="Arial" w:hAnsi="Arial" w:cs="Arial"/>
          <w:sz w:val="24"/>
          <w:szCs w:val="24"/>
        </w:rPr>
      </w:pPr>
      <w:r w:rsidRPr="0013606B">
        <w:rPr>
          <w:rFonts w:ascii="Arial" w:hAnsi="Arial" w:cs="Arial"/>
          <w:sz w:val="24"/>
          <w:szCs w:val="24"/>
        </w:rPr>
        <w:t>-</w:t>
      </w:r>
      <w:r w:rsidR="00456865" w:rsidRPr="0013606B">
        <w:rPr>
          <w:rFonts w:ascii="Arial" w:hAnsi="Arial" w:cs="Arial"/>
          <w:sz w:val="24"/>
          <w:szCs w:val="24"/>
        </w:rPr>
        <w:t xml:space="preserve"> </w:t>
      </w:r>
      <w:r w:rsidRPr="0013606B">
        <w:rPr>
          <w:rFonts w:ascii="Arial" w:hAnsi="Arial" w:cs="Arial"/>
          <w:sz w:val="24"/>
          <w:szCs w:val="24"/>
        </w:rPr>
        <w:t>A</w:t>
      </w:r>
      <w:r w:rsidR="00ED75AB" w:rsidRPr="0013606B">
        <w:rPr>
          <w:rFonts w:ascii="Arial" w:hAnsi="Arial" w:cs="Arial"/>
          <w:sz w:val="24"/>
          <w:szCs w:val="24"/>
        </w:rPr>
        <w:t>ll the connection works of t</w:t>
      </w:r>
      <w:r w:rsidR="005D4BC3" w:rsidRPr="0013606B">
        <w:rPr>
          <w:rFonts w:ascii="Arial" w:hAnsi="Arial" w:cs="Arial"/>
          <w:sz w:val="24"/>
          <w:szCs w:val="24"/>
        </w:rPr>
        <w:t>he utility lines to the project</w:t>
      </w:r>
      <w:r w:rsidR="00ED75AB" w:rsidRPr="0013606B">
        <w:rPr>
          <w:rFonts w:ascii="Arial" w:hAnsi="Arial" w:cs="Arial"/>
          <w:sz w:val="24"/>
          <w:szCs w:val="24"/>
        </w:rPr>
        <w:t xml:space="preserve"> site. </w:t>
      </w:r>
    </w:p>
    <w:p w14:paraId="1914A595" w14:textId="550C3463" w:rsidR="00ED75AB" w:rsidRPr="0013606B" w:rsidRDefault="0001314E" w:rsidP="0001314E">
      <w:pPr>
        <w:pStyle w:val="2"/>
        <w:widowControl/>
        <w:tabs>
          <w:tab w:val="left" w:pos="851"/>
          <w:tab w:val="left" w:pos="1134"/>
          <w:tab w:val="left" w:pos="1728"/>
        </w:tabs>
        <w:wordWrap/>
        <w:overflowPunct w:val="0"/>
        <w:adjustRightInd w:val="0"/>
        <w:snapToGrid w:val="0"/>
        <w:spacing w:before="240" w:after="0" w:line="276" w:lineRule="auto"/>
        <w:ind w:leftChars="425" w:left="1133" w:hangingChars="118" w:hanging="283"/>
        <w:textAlignment w:val="baseline"/>
        <w:rPr>
          <w:rFonts w:ascii="Arial" w:hAnsi="Arial" w:cs="Arial"/>
          <w:sz w:val="24"/>
          <w:szCs w:val="24"/>
        </w:rPr>
      </w:pPr>
      <w:r w:rsidRPr="0013606B">
        <w:rPr>
          <w:rFonts w:ascii="Arial" w:hAnsi="Arial" w:cs="Arial"/>
          <w:sz w:val="24"/>
          <w:szCs w:val="24"/>
        </w:rPr>
        <w:t xml:space="preserve">- </w:t>
      </w:r>
      <w:r w:rsidR="00456865" w:rsidRPr="0013606B">
        <w:rPr>
          <w:rFonts w:ascii="Arial" w:hAnsi="Arial" w:cs="Arial"/>
          <w:sz w:val="24"/>
          <w:szCs w:val="24"/>
        </w:rPr>
        <w:t xml:space="preserve">Boundary wall, Main gate, </w:t>
      </w:r>
      <w:r w:rsidR="00C76528" w:rsidRPr="0013606B">
        <w:rPr>
          <w:rFonts w:ascii="Arial" w:hAnsi="Arial" w:cs="Arial"/>
          <w:sz w:val="24"/>
          <w:szCs w:val="24"/>
        </w:rPr>
        <w:t>Landscaping and Pavement</w:t>
      </w:r>
      <w:r w:rsidR="00ED75AB" w:rsidRPr="0013606B">
        <w:rPr>
          <w:rFonts w:ascii="Arial" w:hAnsi="Arial" w:cs="Arial"/>
          <w:sz w:val="24"/>
          <w:szCs w:val="24"/>
        </w:rPr>
        <w:t xml:space="preserve"> </w:t>
      </w:r>
      <w:r w:rsidR="00C76528" w:rsidRPr="0013606B">
        <w:rPr>
          <w:rFonts w:ascii="Arial" w:hAnsi="Arial" w:cs="Arial"/>
          <w:sz w:val="24"/>
          <w:szCs w:val="24"/>
        </w:rPr>
        <w:t>works</w:t>
      </w:r>
      <w:r w:rsidR="005D4BC3" w:rsidRPr="0013606B">
        <w:rPr>
          <w:rFonts w:ascii="Arial" w:hAnsi="Arial" w:cs="Arial"/>
          <w:sz w:val="24"/>
          <w:szCs w:val="24"/>
        </w:rPr>
        <w:t xml:space="preserve"> (if required)</w:t>
      </w:r>
    </w:p>
    <w:p w14:paraId="3A5B699C" w14:textId="7ADA1128" w:rsidR="0070378E" w:rsidRPr="0013606B" w:rsidRDefault="0070378E" w:rsidP="0070378E">
      <w:pPr>
        <w:pStyle w:val="2"/>
        <w:widowControl/>
        <w:tabs>
          <w:tab w:val="left" w:pos="1134"/>
          <w:tab w:val="left" w:pos="1728"/>
        </w:tabs>
        <w:wordWrap/>
        <w:overflowPunct w:val="0"/>
        <w:adjustRightInd w:val="0"/>
        <w:snapToGrid w:val="0"/>
        <w:spacing w:before="240" w:after="0" w:line="276" w:lineRule="auto"/>
        <w:ind w:leftChars="425" w:left="1133" w:hangingChars="118" w:hanging="283"/>
        <w:textAlignment w:val="baseline"/>
        <w:rPr>
          <w:rFonts w:ascii="Arial" w:hAnsi="Arial" w:cs="Arial"/>
          <w:sz w:val="24"/>
          <w:szCs w:val="24"/>
        </w:rPr>
      </w:pPr>
      <w:r w:rsidRPr="0013606B">
        <w:rPr>
          <w:rFonts w:ascii="Arial" w:eastAsia="Arial Unicode MS" w:hAnsi="Arial" w:cs="Arial"/>
          <w:sz w:val="24"/>
          <w:szCs w:val="24"/>
        </w:rPr>
        <w:t>- Interior design for key rooms and finalization of specifications for general furniture and fixtures, to be included in the construction scope for bidding purposes.</w:t>
      </w:r>
    </w:p>
    <w:p w14:paraId="1E1E5DE9" w14:textId="6B03B2DC" w:rsidR="00996E80" w:rsidRPr="0013606B" w:rsidRDefault="0001314E" w:rsidP="0001314E">
      <w:pPr>
        <w:pStyle w:val="2"/>
        <w:widowControl/>
        <w:tabs>
          <w:tab w:val="left" w:pos="1134"/>
          <w:tab w:val="left" w:pos="1728"/>
        </w:tabs>
        <w:wordWrap/>
        <w:overflowPunct w:val="0"/>
        <w:adjustRightInd w:val="0"/>
        <w:snapToGrid w:val="0"/>
        <w:spacing w:before="240" w:after="0" w:line="276" w:lineRule="auto"/>
        <w:ind w:leftChars="425" w:left="1133" w:hangingChars="118" w:hanging="283"/>
        <w:textAlignment w:val="baseline"/>
        <w:rPr>
          <w:rFonts w:ascii="Arial" w:hAnsi="Arial" w:cs="Arial"/>
          <w:sz w:val="24"/>
          <w:szCs w:val="24"/>
        </w:rPr>
      </w:pPr>
      <w:r w:rsidRPr="0013606B">
        <w:rPr>
          <w:rFonts w:ascii="Arial" w:hAnsi="Arial" w:cs="Arial"/>
          <w:sz w:val="24"/>
          <w:szCs w:val="24"/>
        </w:rPr>
        <w:t>- I</w:t>
      </w:r>
      <w:r w:rsidR="00996E80" w:rsidRPr="0013606B">
        <w:rPr>
          <w:rFonts w:ascii="Arial" w:hAnsi="Arial" w:cs="Arial"/>
          <w:sz w:val="24"/>
          <w:szCs w:val="24"/>
        </w:rPr>
        <w:t xml:space="preserve">nterior finish and built-in furniture according to the consultation with the </w:t>
      </w:r>
      <w:r w:rsidRPr="0013606B">
        <w:rPr>
          <w:rFonts w:ascii="Arial" w:hAnsi="Arial" w:cs="Arial"/>
          <w:sz w:val="24"/>
          <w:szCs w:val="24"/>
        </w:rPr>
        <w:t>Employer (</w:t>
      </w:r>
      <w:r w:rsidR="00996E80" w:rsidRPr="0013606B">
        <w:rPr>
          <w:rFonts w:ascii="Arial" w:hAnsi="Arial" w:cs="Arial"/>
          <w:sz w:val="24"/>
          <w:szCs w:val="24"/>
        </w:rPr>
        <w:t>KOICA CM, PMC, etc.)</w:t>
      </w:r>
    </w:p>
    <w:p w14:paraId="4E1B8251" w14:textId="20156931" w:rsidR="00996E80" w:rsidRPr="0013606B" w:rsidRDefault="0001314E" w:rsidP="0001314E">
      <w:pPr>
        <w:pStyle w:val="2"/>
        <w:widowControl/>
        <w:tabs>
          <w:tab w:val="left" w:pos="1134"/>
          <w:tab w:val="left" w:pos="1728"/>
        </w:tabs>
        <w:wordWrap/>
        <w:overflowPunct w:val="0"/>
        <w:adjustRightInd w:val="0"/>
        <w:snapToGrid w:val="0"/>
        <w:spacing w:before="240" w:after="0" w:line="276" w:lineRule="auto"/>
        <w:ind w:leftChars="425" w:left="1133" w:hangingChars="118" w:hanging="283"/>
        <w:textAlignment w:val="baseline"/>
        <w:rPr>
          <w:rFonts w:ascii="Arial" w:hAnsi="Arial" w:cs="Arial"/>
          <w:sz w:val="24"/>
          <w:szCs w:val="24"/>
        </w:rPr>
      </w:pPr>
      <w:r w:rsidRPr="0013606B">
        <w:rPr>
          <w:rFonts w:ascii="Arial" w:hAnsi="Arial" w:cs="Arial"/>
          <w:sz w:val="24"/>
          <w:szCs w:val="24"/>
        </w:rPr>
        <w:t>- T</w:t>
      </w:r>
      <w:r w:rsidR="00996E80" w:rsidRPr="0013606B">
        <w:rPr>
          <w:rFonts w:ascii="Arial" w:hAnsi="Arial" w:cs="Arial"/>
          <w:sz w:val="24"/>
          <w:szCs w:val="24"/>
        </w:rPr>
        <w:t xml:space="preserve">he undertakings by others (e.g. </w:t>
      </w:r>
      <w:r w:rsidR="00A655BE" w:rsidRPr="0013606B">
        <w:rPr>
          <w:rFonts w:ascii="Arial" w:hAnsi="Arial" w:cs="Arial"/>
          <w:sz w:val="24"/>
          <w:szCs w:val="24"/>
        </w:rPr>
        <w:t>Recipient</w:t>
      </w:r>
      <w:r w:rsidR="00996E80" w:rsidRPr="0013606B">
        <w:rPr>
          <w:rFonts w:ascii="Arial" w:hAnsi="Arial" w:cs="Arial"/>
          <w:sz w:val="24"/>
          <w:szCs w:val="24"/>
        </w:rPr>
        <w:t xml:space="preserve"> country undertakings, etc.) in the design drawings and </w:t>
      </w:r>
      <w:r w:rsidR="000E1F85" w:rsidRPr="0013606B">
        <w:rPr>
          <w:rFonts w:ascii="Arial" w:hAnsi="Arial" w:cs="Arial"/>
          <w:sz w:val="24"/>
          <w:szCs w:val="24"/>
        </w:rPr>
        <w:t xml:space="preserve">related </w:t>
      </w:r>
      <w:r w:rsidR="00996E80" w:rsidRPr="0013606B">
        <w:rPr>
          <w:rFonts w:ascii="Arial" w:hAnsi="Arial" w:cs="Arial"/>
          <w:sz w:val="24"/>
          <w:szCs w:val="24"/>
        </w:rPr>
        <w:t>documents according to the consultation with the Employer</w:t>
      </w:r>
      <w:r w:rsidR="00A655BE" w:rsidRPr="0013606B">
        <w:rPr>
          <w:rFonts w:ascii="Arial" w:hAnsi="Arial" w:cs="Arial"/>
          <w:sz w:val="24"/>
          <w:szCs w:val="24"/>
        </w:rPr>
        <w:t xml:space="preserve"> </w:t>
      </w:r>
      <w:r w:rsidR="00996E80" w:rsidRPr="0013606B">
        <w:rPr>
          <w:rFonts w:ascii="Arial" w:hAnsi="Arial" w:cs="Arial"/>
          <w:sz w:val="24"/>
          <w:szCs w:val="24"/>
        </w:rPr>
        <w:t>(KOICA CM, PMC, etc.)</w:t>
      </w:r>
    </w:p>
    <w:p w14:paraId="4821051E" w14:textId="77777777" w:rsidR="00ED75AB" w:rsidRPr="0013606B" w:rsidRDefault="00ED75AB" w:rsidP="00ED75AB">
      <w:pPr>
        <w:snapToGrid w:val="0"/>
        <w:spacing w:line="276" w:lineRule="auto"/>
        <w:ind w:left="192" w:hangingChars="80" w:hanging="192"/>
        <w:rPr>
          <w:rFonts w:ascii="Arial" w:hAnsi="Arial" w:cs="Arial"/>
          <w:b/>
          <w:sz w:val="24"/>
          <w:szCs w:val="24"/>
        </w:rPr>
      </w:pPr>
    </w:p>
    <w:p w14:paraId="483B1CB1" w14:textId="0C39CF56" w:rsidR="005D4BC3" w:rsidRPr="0013606B" w:rsidRDefault="00ED75AB" w:rsidP="00CF3ADB">
      <w:pPr>
        <w:spacing w:after="100"/>
        <w:ind w:left="566" w:hangingChars="236" w:hanging="566"/>
        <w:rPr>
          <w:rFonts w:ascii="Arial" w:eastAsia="Arial Unicode MS" w:hAnsi="Arial" w:cs="Arial"/>
          <w:sz w:val="24"/>
          <w:szCs w:val="24"/>
        </w:rPr>
      </w:pPr>
      <w:r w:rsidRPr="0013606B">
        <w:rPr>
          <w:rFonts w:ascii="Arial" w:hAnsi="Arial" w:cs="Arial"/>
          <w:sz w:val="24"/>
          <w:szCs w:val="24"/>
        </w:rPr>
        <w:t xml:space="preserve">2.1.2. </w:t>
      </w:r>
      <w:r w:rsidR="005D4BC3" w:rsidRPr="0013606B">
        <w:rPr>
          <w:rFonts w:ascii="Arial" w:eastAsia="Arial Unicode MS" w:hAnsi="Arial" w:cs="Arial"/>
          <w:sz w:val="24"/>
          <w:szCs w:val="24"/>
        </w:rPr>
        <w:t>The assignment consist of the services for the construction works of the project mentioned below:</w:t>
      </w:r>
    </w:p>
    <w:p w14:paraId="6F4BF514" w14:textId="052B4F8B" w:rsidR="008C1183" w:rsidRPr="0013606B" w:rsidRDefault="008C1183" w:rsidP="008C1183">
      <w:pPr>
        <w:spacing w:after="100"/>
        <w:ind w:leftChars="248" w:left="496"/>
        <w:rPr>
          <w:rFonts w:ascii="Arial" w:eastAsia="Arial Unicode MS" w:hAnsi="Arial" w:cs="Arial"/>
          <w:sz w:val="24"/>
          <w:szCs w:val="24"/>
        </w:rPr>
      </w:pPr>
      <w:r w:rsidRPr="0013606B">
        <w:rPr>
          <w:rFonts w:ascii="Arial" w:eastAsia="Arial Unicode MS" w:hAnsi="Arial" w:cs="Arial"/>
          <w:sz w:val="24"/>
          <w:szCs w:val="24"/>
        </w:rPr>
        <w:t>-Project purpose: New Construction of ICT Education Center</w:t>
      </w:r>
    </w:p>
    <w:p w14:paraId="50060351" w14:textId="77777777" w:rsidR="008C1183" w:rsidRPr="0013606B" w:rsidRDefault="008C1183" w:rsidP="008C1183">
      <w:pPr>
        <w:spacing w:after="100"/>
        <w:ind w:leftChars="248" w:left="496"/>
        <w:rPr>
          <w:rFonts w:ascii="Arial" w:hAnsi="Arial" w:cs="Arial"/>
          <w:sz w:val="24"/>
          <w:szCs w:val="24"/>
        </w:rPr>
      </w:pPr>
      <w:r w:rsidRPr="0013606B">
        <w:rPr>
          <w:rFonts w:ascii="Arial" w:eastAsia="Arial Unicode MS" w:hAnsi="Arial" w:cs="Arial"/>
          <w:sz w:val="24"/>
          <w:szCs w:val="24"/>
        </w:rPr>
        <w:t>-</w:t>
      </w:r>
      <w:r w:rsidRPr="0013606B">
        <w:rPr>
          <w:rFonts w:ascii="Arial" w:hAnsi="Arial" w:cs="Arial"/>
          <w:sz w:val="24"/>
          <w:szCs w:val="24"/>
        </w:rPr>
        <w:t xml:space="preserve">Project plot location: </w:t>
      </w:r>
      <w:proofErr w:type="spellStart"/>
      <w:proofErr w:type="gramStart"/>
      <w:r w:rsidRPr="0013606B">
        <w:rPr>
          <w:rFonts w:ascii="Arial" w:hAnsi="Arial" w:cs="Arial"/>
          <w:sz w:val="24"/>
          <w:szCs w:val="24"/>
        </w:rPr>
        <w:t>Ch.Aitmatov</w:t>
      </w:r>
      <w:proofErr w:type="spellEnd"/>
      <w:proofErr w:type="gramEnd"/>
      <w:r w:rsidRPr="0013606B">
        <w:rPr>
          <w:rFonts w:ascii="Arial" w:hAnsi="Arial" w:cs="Arial"/>
          <w:sz w:val="24"/>
          <w:szCs w:val="24"/>
        </w:rPr>
        <w:t xml:space="preserve"> Avenue, 104v, Bishkek</w:t>
      </w:r>
    </w:p>
    <w:p w14:paraId="11BA086E" w14:textId="77777777" w:rsidR="008C1183" w:rsidRPr="0013606B" w:rsidRDefault="008C1183" w:rsidP="008C1183">
      <w:pPr>
        <w:spacing w:after="100"/>
        <w:ind w:leftChars="248" w:left="496"/>
        <w:rPr>
          <w:rFonts w:ascii="Arial" w:hAnsi="Arial" w:cs="Arial"/>
          <w:sz w:val="24"/>
          <w:szCs w:val="24"/>
        </w:rPr>
      </w:pPr>
      <w:r w:rsidRPr="0013606B">
        <w:rPr>
          <w:rFonts w:ascii="Arial" w:hAnsi="Arial" w:cs="Arial"/>
          <w:sz w:val="24"/>
          <w:szCs w:val="24"/>
        </w:rPr>
        <w:t>-Project plot Area: 1.0 ha</w:t>
      </w:r>
    </w:p>
    <w:p w14:paraId="1EC87B95" w14:textId="699740E4" w:rsidR="005D4BC3" w:rsidRPr="0013606B" w:rsidRDefault="008C1183" w:rsidP="008C1183">
      <w:pPr>
        <w:pStyle w:val="a5"/>
        <w:ind w:leftChars="248" w:left="496"/>
        <w:rPr>
          <w:rFonts w:ascii="Arial" w:eastAsia="Arial Unicode MS" w:hAnsi="Arial" w:cs="Arial"/>
          <w:color w:val="auto"/>
          <w:sz w:val="24"/>
          <w:szCs w:val="24"/>
        </w:rPr>
      </w:pPr>
      <w:r w:rsidRPr="0013606B">
        <w:rPr>
          <w:rFonts w:ascii="Arial" w:eastAsiaTheme="minorEastAsia" w:hAnsi="Arial" w:cs="Arial"/>
          <w:color w:val="auto"/>
          <w:sz w:val="24"/>
          <w:szCs w:val="24"/>
        </w:rPr>
        <w:t>-</w:t>
      </w:r>
      <w:r w:rsidRPr="0013606B">
        <w:rPr>
          <w:rFonts w:ascii="Arial" w:eastAsia="Arial Unicode MS" w:hAnsi="Arial" w:cs="Arial"/>
          <w:color w:val="auto"/>
          <w:sz w:val="24"/>
          <w:szCs w:val="24"/>
        </w:rPr>
        <w:t>Gross Floor Area 1,179 M2 (</w:t>
      </w:r>
      <w:r w:rsidRPr="0013606B">
        <w:rPr>
          <w:rFonts w:ascii="Arial" w:eastAsia="Dotum" w:hAnsi="Arial" w:cs="Arial"/>
          <w:color w:val="auto"/>
          <w:sz w:val="24"/>
          <w:szCs w:val="24"/>
        </w:rPr>
        <w:t xml:space="preserve">±5%) </w:t>
      </w:r>
      <w:r w:rsidRPr="0013606B">
        <w:rPr>
          <w:rFonts w:ascii="Arial" w:eastAsia="Arial Unicode MS" w:hAnsi="Arial" w:cs="Arial"/>
          <w:color w:val="auto"/>
          <w:sz w:val="24"/>
          <w:szCs w:val="24"/>
        </w:rPr>
        <w:t xml:space="preserve">of </w:t>
      </w:r>
      <w:proofErr w:type="gramStart"/>
      <w:r w:rsidRPr="0013606B">
        <w:rPr>
          <w:rFonts w:ascii="Arial" w:eastAsia="Arial Unicode MS" w:hAnsi="Arial" w:cs="Arial"/>
          <w:color w:val="auto"/>
          <w:sz w:val="24"/>
          <w:szCs w:val="24"/>
        </w:rPr>
        <w:t>two(</w:t>
      </w:r>
      <w:proofErr w:type="gramEnd"/>
      <w:r w:rsidRPr="0013606B">
        <w:rPr>
          <w:rFonts w:ascii="Arial" w:eastAsia="Arial Unicode MS" w:hAnsi="Arial" w:cs="Arial"/>
          <w:color w:val="auto"/>
          <w:sz w:val="24"/>
          <w:szCs w:val="24"/>
        </w:rPr>
        <w:t xml:space="preserve">2) story building. </w:t>
      </w:r>
    </w:p>
    <w:p w14:paraId="0A6B46F2" w14:textId="2FEF5F50" w:rsidR="008C1183" w:rsidRPr="0013606B" w:rsidRDefault="008C1183" w:rsidP="008C1183">
      <w:pPr>
        <w:spacing w:after="100"/>
        <w:ind w:leftChars="248" w:left="532" w:hangingChars="15" w:hanging="36"/>
        <w:rPr>
          <w:rFonts w:ascii="Arial" w:hAnsi="Arial" w:cs="Arial"/>
          <w:sz w:val="24"/>
          <w:szCs w:val="24"/>
        </w:rPr>
      </w:pPr>
      <w:r w:rsidRPr="0013606B">
        <w:rPr>
          <w:rFonts w:ascii="Arial" w:hAnsi="Arial" w:cs="Arial"/>
          <w:sz w:val="24"/>
          <w:szCs w:val="24"/>
        </w:rPr>
        <w:t>-Construction budget limit is USD 1,704,050 (including a stand-by generator)</w:t>
      </w:r>
    </w:p>
    <w:p w14:paraId="452BC4B1" w14:textId="6CC81922" w:rsidR="00F26D44" w:rsidRPr="0013606B" w:rsidRDefault="0057352D" w:rsidP="0002205D">
      <w:pPr>
        <w:spacing w:after="100"/>
        <w:ind w:leftChars="142" w:left="747" w:hangingChars="193" w:hanging="463"/>
        <w:rPr>
          <w:rFonts w:ascii="Arial" w:eastAsia="Arial Unicode MS" w:hAnsi="Arial" w:cs="Arial"/>
          <w:sz w:val="24"/>
          <w:szCs w:val="24"/>
        </w:rPr>
      </w:pPr>
      <w:r w:rsidRPr="0013606B">
        <w:rPr>
          <w:rFonts w:ascii="Malgun Gothic" w:eastAsia="Malgun Gothic" w:hAnsi="Malgun Gothic" w:cs="Malgun Gothic" w:hint="eastAsia"/>
          <w:sz w:val="24"/>
          <w:szCs w:val="24"/>
        </w:rPr>
        <w:t>※</w:t>
      </w:r>
      <w:r w:rsidRPr="0013606B">
        <w:rPr>
          <w:rFonts w:ascii="Arial" w:hAnsi="Arial" w:cs="Arial"/>
          <w:sz w:val="24"/>
          <w:szCs w:val="24"/>
        </w:rPr>
        <w:t xml:space="preserve"> The total gross floor area </w:t>
      </w:r>
      <w:r w:rsidR="008C1183" w:rsidRPr="0013606B">
        <w:rPr>
          <w:rFonts w:ascii="Arial" w:hAnsi="Arial" w:cs="Arial"/>
          <w:sz w:val="24"/>
          <w:szCs w:val="24"/>
        </w:rPr>
        <w:t xml:space="preserve">is subject to change within </w:t>
      </w:r>
      <w:r w:rsidR="008C1183" w:rsidRPr="0013606B">
        <w:rPr>
          <w:rFonts w:ascii="Arial" w:hAnsi="Arial" w:cs="Arial"/>
          <w:b/>
          <w:sz w:val="24"/>
          <w:szCs w:val="24"/>
        </w:rPr>
        <w:t>±5</w:t>
      </w:r>
      <w:r w:rsidRPr="0013606B">
        <w:rPr>
          <w:rFonts w:ascii="Arial" w:hAnsi="Arial" w:cs="Arial"/>
          <w:b/>
          <w:sz w:val="24"/>
          <w:szCs w:val="24"/>
        </w:rPr>
        <w:t>%</w:t>
      </w:r>
      <w:r w:rsidRPr="0013606B">
        <w:rPr>
          <w:rFonts w:ascii="Arial" w:hAnsi="Arial" w:cs="Arial"/>
          <w:sz w:val="24"/>
          <w:szCs w:val="24"/>
        </w:rPr>
        <w:t xml:space="preserve"> range</w:t>
      </w:r>
    </w:p>
    <w:p w14:paraId="4A66A89C" w14:textId="2F3C11B4" w:rsidR="00ED75AB" w:rsidRPr="0013606B" w:rsidRDefault="00D710AA" w:rsidP="00F26D44">
      <w:pPr>
        <w:snapToGrid w:val="0"/>
        <w:spacing w:line="276" w:lineRule="auto"/>
        <w:ind w:leftChars="100" w:left="526" w:hangingChars="136" w:hanging="326"/>
        <w:rPr>
          <w:rFonts w:ascii="Arial" w:hAnsi="Arial" w:cs="Arial"/>
          <w:sz w:val="24"/>
          <w:szCs w:val="24"/>
        </w:rPr>
      </w:pPr>
      <w:r w:rsidRPr="0013606B">
        <w:rPr>
          <w:rFonts w:ascii="Arial" w:eastAsia="Malgun Gothic" w:hAnsi="Arial" w:cs="Arial"/>
          <w:sz w:val="24"/>
          <w:szCs w:val="24"/>
        </w:rPr>
        <w:t xml:space="preserve"> </w:t>
      </w:r>
      <w:r w:rsidR="00F26D44" w:rsidRPr="0013606B">
        <w:rPr>
          <w:rFonts w:ascii="Malgun Gothic" w:eastAsia="Malgun Gothic" w:hAnsi="Malgun Gothic" w:cs="Malgun Gothic" w:hint="eastAsia"/>
          <w:sz w:val="24"/>
          <w:szCs w:val="24"/>
        </w:rPr>
        <w:t>※</w:t>
      </w:r>
      <w:r w:rsidR="00F26D44" w:rsidRPr="0013606B">
        <w:rPr>
          <w:rFonts w:ascii="Arial" w:hAnsi="Arial" w:cs="Arial"/>
          <w:sz w:val="24"/>
          <w:szCs w:val="24"/>
        </w:rPr>
        <w:t xml:space="preserve"> See the attached </w:t>
      </w:r>
      <w:r w:rsidR="00F26D44" w:rsidRPr="0013606B">
        <w:rPr>
          <w:rFonts w:ascii="Arial" w:hAnsi="Arial" w:cs="Arial"/>
          <w:b/>
          <w:bCs/>
          <w:sz w:val="24"/>
          <w:szCs w:val="24"/>
        </w:rPr>
        <w:t>[Section 6] Reference</w:t>
      </w:r>
      <w:r w:rsidR="008C1183" w:rsidRPr="0013606B">
        <w:rPr>
          <w:rFonts w:ascii="Arial" w:hAnsi="Arial" w:cs="Arial"/>
          <w:b/>
          <w:bCs/>
          <w:sz w:val="24"/>
          <w:szCs w:val="24"/>
        </w:rPr>
        <w:t xml:space="preserve"> Material</w:t>
      </w:r>
      <w:r w:rsidR="00F26D44" w:rsidRPr="0013606B">
        <w:rPr>
          <w:rFonts w:ascii="Arial" w:hAnsi="Arial" w:cs="Arial"/>
          <w:b/>
          <w:bCs/>
          <w:sz w:val="24"/>
          <w:szCs w:val="24"/>
        </w:rPr>
        <w:t xml:space="preserve"> </w:t>
      </w:r>
      <w:r w:rsidR="00F26D44" w:rsidRPr="0013606B">
        <w:rPr>
          <w:rFonts w:ascii="Arial" w:hAnsi="Arial" w:cs="Arial"/>
          <w:sz w:val="24"/>
          <w:szCs w:val="24"/>
        </w:rPr>
        <w:t>for further details and information.</w:t>
      </w:r>
    </w:p>
    <w:p w14:paraId="293A9FDD" w14:textId="77777777" w:rsidR="00F26D44" w:rsidRPr="0013606B" w:rsidRDefault="00F26D44" w:rsidP="00F26D44">
      <w:pPr>
        <w:snapToGrid w:val="0"/>
        <w:spacing w:line="276" w:lineRule="auto"/>
        <w:ind w:leftChars="100" w:left="526" w:hangingChars="136" w:hanging="326"/>
        <w:rPr>
          <w:rFonts w:ascii="Arial" w:hAnsi="Arial" w:cs="Arial"/>
          <w:sz w:val="24"/>
          <w:szCs w:val="24"/>
        </w:rPr>
      </w:pPr>
    </w:p>
    <w:p w14:paraId="5F5F553E" w14:textId="77777777" w:rsidR="00ED75AB" w:rsidRPr="0013606B" w:rsidRDefault="00ED75AB" w:rsidP="00ED75AB">
      <w:pPr>
        <w:snapToGrid w:val="0"/>
        <w:spacing w:line="276" w:lineRule="auto"/>
        <w:rPr>
          <w:rFonts w:ascii="Arial" w:hAnsi="Arial" w:cs="Arial"/>
          <w:sz w:val="24"/>
          <w:szCs w:val="24"/>
        </w:rPr>
      </w:pPr>
      <w:r w:rsidRPr="0013606B">
        <w:rPr>
          <w:rFonts w:ascii="Arial" w:hAnsi="Arial" w:cs="Arial"/>
          <w:sz w:val="24"/>
          <w:szCs w:val="24"/>
        </w:rPr>
        <w:t>2.2. Design Criteria</w:t>
      </w:r>
    </w:p>
    <w:p w14:paraId="67560CEE" w14:textId="77777777" w:rsidR="00ED75AB" w:rsidRPr="0013606B" w:rsidRDefault="00ED75AB" w:rsidP="00ED75AB">
      <w:pPr>
        <w:snapToGrid w:val="0"/>
        <w:spacing w:line="276" w:lineRule="auto"/>
        <w:rPr>
          <w:rFonts w:ascii="Arial" w:hAnsi="Arial" w:cs="Arial"/>
          <w:sz w:val="24"/>
          <w:szCs w:val="24"/>
        </w:rPr>
      </w:pPr>
      <w:r w:rsidRPr="0013606B">
        <w:rPr>
          <w:rFonts w:ascii="Arial" w:hAnsi="Arial" w:cs="Arial"/>
          <w:sz w:val="24"/>
          <w:szCs w:val="24"/>
        </w:rPr>
        <w:t>2.2.1. General Considerations</w:t>
      </w:r>
    </w:p>
    <w:p w14:paraId="390FCDFB" w14:textId="77777777" w:rsidR="00455AB7" w:rsidRPr="0013606B" w:rsidRDefault="00ED75AB" w:rsidP="00ED75AB">
      <w:pPr>
        <w:snapToGrid w:val="0"/>
        <w:spacing w:line="276" w:lineRule="auto"/>
        <w:ind w:leftChars="177" w:left="354"/>
        <w:rPr>
          <w:rFonts w:ascii="Arial" w:hAnsi="Arial" w:cs="Arial"/>
          <w:sz w:val="24"/>
          <w:szCs w:val="24"/>
        </w:rPr>
      </w:pPr>
      <w:r w:rsidRPr="0013606B">
        <w:rPr>
          <w:rFonts w:ascii="Arial" w:hAnsi="Arial" w:cs="Arial"/>
          <w:sz w:val="24"/>
          <w:szCs w:val="24"/>
        </w:rPr>
        <w:t>A.  S</w:t>
      </w:r>
      <w:r w:rsidR="00455AB7" w:rsidRPr="0013606B">
        <w:rPr>
          <w:rFonts w:ascii="Arial" w:hAnsi="Arial" w:cs="Arial"/>
          <w:sz w:val="24"/>
          <w:szCs w:val="24"/>
        </w:rPr>
        <w:t>pace Program</w:t>
      </w:r>
    </w:p>
    <w:p w14:paraId="4951D2A2" w14:textId="2E7FFC09" w:rsidR="00ED75AB" w:rsidRPr="0013606B" w:rsidRDefault="00ED75AB" w:rsidP="00455AB7">
      <w:pPr>
        <w:snapToGrid w:val="0"/>
        <w:spacing w:line="276" w:lineRule="auto"/>
        <w:ind w:leftChars="100" w:left="526" w:hangingChars="136" w:hanging="326"/>
        <w:rPr>
          <w:rFonts w:ascii="Arial" w:hAnsi="Arial" w:cs="Arial"/>
          <w:sz w:val="24"/>
          <w:szCs w:val="24"/>
        </w:rPr>
      </w:pPr>
      <w:r w:rsidRPr="0013606B">
        <w:rPr>
          <w:rFonts w:ascii="Arial" w:hAnsi="Arial" w:cs="Arial"/>
          <w:sz w:val="24"/>
          <w:szCs w:val="24"/>
        </w:rPr>
        <w:t xml:space="preserve"> </w:t>
      </w:r>
      <w:r w:rsidR="00455AB7" w:rsidRPr="0013606B">
        <w:rPr>
          <w:rFonts w:ascii="Malgun Gothic" w:eastAsia="Malgun Gothic" w:hAnsi="Malgun Gothic" w:cs="Malgun Gothic" w:hint="eastAsia"/>
          <w:sz w:val="24"/>
          <w:szCs w:val="24"/>
        </w:rPr>
        <w:t>※</w:t>
      </w:r>
      <w:r w:rsidR="00455AB7" w:rsidRPr="0013606B">
        <w:rPr>
          <w:rFonts w:ascii="Arial" w:hAnsi="Arial" w:cs="Arial"/>
          <w:sz w:val="24"/>
          <w:szCs w:val="24"/>
        </w:rPr>
        <w:t xml:space="preserve"> See the attached </w:t>
      </w:r>
      <w:r w:rsidR="00455AB7" w:rsidRPr="0013606B">
        <w:rPr>
          <w:rFonts w:ascii="Arial" w:hAnsi="Arial" w:cs="Arial"/>
          <w:b/>
          <w:bCs/>
          <w:sz w:val="24"/>
          <w:szCs w:val="24"/>
        </w:rPr>
        <w:t xml:space="preserve">[Section 6] Reference Material </w:t>
      </w:r>
      <w:r w:rsidR="00455AB7" w:rsidRPr="0013606B">
        <w:rPr>
          <w:rFonts w:ascii="Arial" w:hAnsi="Arial" w:cs="Arial"/>
          <w:sz w:val="24"/>
          <w:szCs w:val="24"/>
        </w:rPr>
        <w:t xml:space="preserve">for </w:t>
      </w:r>
      <w:r w:rsidR="00BA5DEB" w:rsidRPr="0013606B">
        <w:rPr>
          <w:rFonts w:ascii="Arial" w:hAnsi="Arial" w:cs="Arial"/>
          <w:sz w:val="24"/>
          <w:szCs w:val="24"/>
        </w:rPr>
        <w:t>the requested space program</w:t>
      </w:r>
      <w:r w:rsidR="00455AB7" w:rsidRPr="0013606B">
        <w:rPr>
          <w:rFonts w:ascii="Arial" w:hAnsi="Arial" w:cs="Arial"/>
          <w:sz w:val="24"/>
          <w:szCs w:val="24"/>
        </w:rPr>
        <w:t>.</w:t>
      </w:r>
    </w:p>
    <w:p w14:paraId="5816B21D" w14:textId="77777777" w:rsidR="00F93BDA" w:rsidRPr="0013606B" w:rsidRDefault="00F93BDA" w:rsidP="00455AB7">
      <w:pPr>
        <w:snapToGrid w:val="0"/>
        <w:spacing w:line="276" w:lineRule="auto"/>
        <w:ind w:leftChars="100" w:left="526" w:hangingChars="136" w:hanging="326"/>
        <w:rPr>
          <w:rFonts w:ascii="Arial" w:hAnsi="Arial" w:cs="Arial"/>
          <w:sz w:val="24"/>
          <w:szCs w:val="24"/>
        </w:rPr>
      </w:pPr>
    </w:p>
    <w:p w14:paraId="4476B5C4" w14:textId="019EA3AB" w:rsidR="00BA5DEB" w:rsidRPr="0013606B" w:rsidRDefault="00BA5DEB" w:rsidP="00BA5DEB">
      <w:pPr>
        <w:snapToGrid w:val="0"/>
        <w:spacing w:line="276" w:lineRule="auto"/>
        <w:ind w:leftChars="177" w:left="354"/>
        <w:rPr>
          <w:rFonts w:ascii="Arial" w:hAnsi="Arial" w:cs="Arial"/>
          <w:sz w:val="24"/>
          <w:szCs w:val="24"/>
        </w:rPr>
      </w:pPr>
      <w:r w:rsidRPr="0013606B">
        <w:rPr>
          <w:rFonts w:ascii="Arial" w:hAnsi="Arial" w:cs="Arial"/>
          <w:sz w:val="24"/>
          <w:szCs w:val="24"/>
        </w:rPr>
        <w:t>B.  Design</w:t>
      </w:r>
      <w:r w:rsidR="00414413" w:rsidRPr="0013606B">
        <w:rPr>
          <w:rFonts w:ascii="Arial" w:hAnsi="Arial" w:cs="Arial"/>
          <w:sz w:val="24"/>
          <w:szCs w:val="24"/>
        </w:rPr>
        <w:t xml:space="preserve"> phases and t</w:t>
      </w:r>
      <w:r w:rsidRPr="0013606B">
        <w:rPr>
          <w:rFonts w:ascii="Arial" w:hAnsi="Arial" w:cs="Arial"/>
          <w:sz w:val="24"/>
          <w:szCs w:val="24"/>
        </w:rPr>
        <w:t xml:space="preserve">imeline </w:t>
      </w:r>
    </w:p>
    <w:p w14:paraId="394EC9AB" w14:textId="77777777" w:rsidR="00414413" w:rsidRPr="0013606B" w:rsidRDefault="00BA5DEB" w:rsidP="00BA5DEB">
      <w:pPr>
        <w:snapToGrid w:val="0"/>
        <w:spacing w:line="276" w:lineRule="auto"/>
        <w:ind w:leftChars="300" w:left="600"/>
        <w:rPr>
          <w:rFonts w:ascii="Arial" w:hAnsi="Arial" w:cs="Arial"/>
          <w:sz w:val="24"/>
          <w:szCs w:val="24"/>
        </w:rPr>
      </w:pPr>
      <w:r w:rsidRPr="0013606B">
        <w:rPr>
          <w:rFonts w:ascii="Arial" w:hAnsi="Arial" w:cs="Arial"/>
          <w:sz w:val="24"/>
          <w:szCs w:val="24"/>
        </w:rPr>
        <w:t xml:space="preserve">(a) </w:t>
      </w:r>
      <w:r w:rsidR="00414413" w:rsidRPr="0013606B">
        <w:rPr>
          <w:rFonts w:ascii="Arial" w:hAnsi="Arial" w:cs="Arial"/>
          <w:sz w:val="24"/>
          <w:szCs w:val="24"/>
        </w:rPr>
        <w:t>Design should be developed as below phases:</w:t>
      </w:r>
    </w:p>
    <w:p w14:paraId="1EC7C9D8" w14:textId="748B96BD" w:rsidR="00414413" w:rsidRPr="0013606B" w:rsidRDefault="00414413" w:rsidP="00414413">
      <w:pPr>
        <w:snapToGrid w:val="0"/>
        <w:spacing w:line="276" w:lineRule="auto"/>
        <w:ind w:leftChars="300" w:left="1373" w:hangingChars="322" w:hanging="773"/>
        <w:rPr>
          <w:rFonts w:ascii="Arial" w:hAnsi="Arial" w:cs="Arial"/>
          <w:sz w:val="24"/>
          <w:szCs w:val="24"/>
        </w:rPr>
      </w:pPr>
      <w:r w:rsidRPr="0013606B">
        <w:rPr>
          <w:rFonts w:ascii="Arial" w:hAnsi="Arial" w:cs="Arial"/>
          <w:sz w:val="24"/>
          <w:szCs w:val="24"/>
        </w:rPr>
        <w:lastRenderedPageBreak/>
        <w:t xml:space="preserve">   -Preliminary design:  Survey results, three</w:t>
      </w:r>
      <w:r w:rsidR="00A655BE" w:rsidRPr="0013606B">
        <w:rPr>
          <w:rFonts w:ascii="Arial" w:hAnsi="Arial" w:cs="Arial"/>
          <w:sz w:val="24"/>
          <w:szCs w:val="24"/>
        </w:rPr>
        <w:t xml:space="preserve"> </w:t>
      </w:r>
      <w:r w:rsidRPr="0013606B">
        <w:rPr>
          <w:rFonts w:ascii="Arial" w:hAnsi="Arial" w:cs="Arial"/>
          <w:sz w:val="24"/>
          <w:szCs w:val="24"/>
        </w:rPr>
        <w:t xml:space="preserve">(3) </w:t>
      </w:r>
      <w:r w:rsidR="00CF3ADB" w:rsidRPr="0013606B">
        <w:rPr>
          <w:rFonts w:ascii="Arial" w:hAnsi="Arial" w:cs="Arial"/>
          <w:sz w:val="24"/>
          <w:szCs w:val="24"/>
        </w:rPr>
        <w:t xml:space="preserve">alternative </w:t>
      </w:r>
      <w:r w:rsidRPr="0013606B">
        <w:rPr>
          <w:rFonts w:ascii="Arial" w:hAnsi="Arial" w:cs="Arial"/>
          <w:sz w:val="24"/>
          <w:szCs w:val="24"/>
        </w:rPr>
        <w:t>options (</w:t>
      </w:r>
      <w:r w:rsidR="00CF3ADB" w:rsidRPr="0013606B">
        <w:rPr>
          <w:rFonts w:ascii="Arial" w:hAnsi="Arial" w:cs="Arial"/>
          <w:sz w:val="24"/>
          <w:szCs w:val="24"/>
        </w:rPr>
        <w:t xml:space="preserve">each </w:t>
      </w:r>
      <w:r w:rsidRPr="0013606B">
        <w:rPr>
          <w:rFonts w:ascii="Arial" w:hAnsi="Arial" w:cs="Arial"/>
          <w:sz w:val="24"/>
          <w:szCs w:val="24"/>
        </w:rPr>
        <w:t>option includes land use plan</w:t>
      </w:r>
      <w:r w:rsidR="00A655BE" w:rsidRPr="0013606B">
        <w:rPr>
          <w:rFonts w:ascii="Arial" w:hAnsi="Arial" w:cs="Arial"/>
          <w:sz w:val="24"/>
          <w:szCs w:val="24"/>
        </w:rPr>
        <w:t xml:space="preserve"> </w:t>
      </w:r>
      <w:r w:rsidR="00CF3ADB" w:rsidRPr="0013606B">
        <w:rPr>
          <w:rFonts w:ascii="Arial" w:hAnsi="Arial" w:cs="Arial"/>
          <w:sz w:val="24"/>
          <w:szCs w:val="24"/>
        </w:rPr>
        <w:t>(if necessary),</w:t>
      </w:r>
      <w:r w:rsidR="008C1183" w:rsidRPr="0013606B">
        <w:rPr>
          <w:rFonts w:ascii="Arial" w:hAnsi="Arial" w:cs="Arial"/>
          <w:sz w:val="24"/>
          <w:szCs w:val="24"/>
        </w:rPr>
        <w:t xml:space="preserve"> building layout &amp; access, </w:t>
      </w:r>
      <w:r w:rsidR="00CF3ADB" w:rsidRPr="0013606B">
        <w:rPr>
          <w:rFonts w:ascii="Arial" w:hAnsi="Arial" w:cs="Arial"/>
          <w:sz w:val="24"/>
          <w:szCs w:val="24"/>
        </w:rPr>
        <w:t xml:space="preserve">floor plans, </w:t>
      </w:r>
      <w:r w:rsidR="008C1183" w:rsidRPr="0013606B">
        <w:rPr>
          <w:rFonts w:ascii="Arial" w:hAnsi="Arial" w:cs="Arial"/>
          <w:sz w:val="24"/>
          <w:szCs w:val="24"/>
        </w:rPr>
        <w:t>construction</w:t>
      </w:r>
      <w:r w:rsidR="00CF3ADB" w:rsidRPr="0013606B">
        <w:rPr>
          <w:rFonts w:ascii="Arial" w:hAnsi="Arial" w:cs="Arial"/>
          <w:sz w:val="24"/>
          <w:szCs w:val="24"/>
        </w:rPr>
        <w:t xml:space="preserve"> work</w:t>
      </w:r>
      <w:r w:rsidR="008C1183" w:rsidRPr="0013606B">
        <w:rPr>
          <w:rFonts w:ascii="Arial" w:hAnsi="Arial" w:cs="Arial"/>
          <w:sz w:val="24"/>
          <w:szCs w:val="24"/>
        </w:rPr>
        <w:t xml:space="preserve"> scope by undertaking parties</w:t>
      </w:r>
      <w:r w:rsidR="00CF3ADB" w:rsidRPr="0013606B">
        <w:rPr>
          <w:rFonts w:ascii="Arial" w:hAnsi="Arial" w:cs="Arial"/>
          <w:sz w:val="24"/>
          <w:szCs w:val="24"/>
        </w:rPr>
        <w:t>, etc.</w:t>
      </w:r>
      <w:r w:rsidRPr="0013606B">
        <w:rPr>
          <w:rFonts w:ascii="Arial" w:hAnsi="Arial" w:cs="Arial"/>
          <w:sz w:val="24"/>
          <w:szCs w:val="24"/>
        </w:rPr>
        <w:t>)</w:t>
      </w:r>
    </w:p>
    <w:p w14:paraId="7FD8C391" w14:textId="4A891B29" w:rsidR="00414413" w:rsidRPr="0013606B" w:rsidRDefault="00414413" w:rsidP="00414413">
      <w:pPr>
        <w:snapToGrid w:val="0"/>
        <w:spacing w:line="276" w:lineRule="auto"/>
        <w:ind w:leftChars="400" w:left="1333" w:hangingChars="222" w:hanging="533"/>
        <w:rPr>
          <w:rFonts w:ascii="Arial" w:hAnsi="Arial" w:cs="Arial"/>
          <w:sz w:val="24"/>
          <w:szCs w:val="24"/>
        </w:rPr>
      </w:pPr>
      <w:r w:rsidRPr="0013606B">
        <w:rPr>
          <w:rFonts w:ascii="Arial" w:hAnsi="Arial" w:cs="Arial"/>
          <w:sz w:val="24"/>
          <w:szCs w:val="24"/>
        </w:rPr>
        <w:t xml:space="preserve">- </w:t>
      </w:r>
      <w:r w:rsidR="00A655BE" w:rsidRPr="0013606B">
        <w:rPr>
          <w:rFonts w:ascii="Arial" w:hAnsi="Arial" w:cs="Arial"/>
          <w:sz w:val="24"/>
          <w:szCs w:val="24"/>
        </w:rPr>
        <w:t>Schematic</w:t>
      </w:r>
      <w:r w:rsidRPr="0013606B">
        <w:rPr>
          <w:rFonts w:ascii="Arial" w:hAnsi="Arial" w:cs="Arial"/>
          <w:sz w:val="24"/>
          <w:szCs w:val="24"/>
        </w:rPr>
        <w:t xml:space="preserve"> design (SD</w:t>
      </w:r>
      <w:proofErr w:type="gramStart"/>
      <w:r w:rsidRPr="0013606B">
        <w:rPr>
          <w:rFonts w:ascii="Arial" w:hAnsi="Arial" w:cs="Arial"/>
          <w:sz w:val="24"/>
          <w:szCs w:val="24"/>
        </w:rPr>
        <w:t>) :</w:t>
      </w:r>
      <w:proofErr w:type="gramEnd"/>
      <w:r w:rsidRPr="0013606B">
        <w:rPr>
          <w:rFonts w:ascii="Arial" w:hAnsi="Arial" w:cs="Arial"/>
          <w:sz w:val="24"/>
          <w:szCs w:val="24"/>
        </w:rPr>
        <w:t xml:space="preserve"> basic design developed from the selected layout option.</w:t>
      </w:r>
    </w:p>
    <w:p w14:paraId="1653BB57" w14:textId="7F7C0CB3" w:rsidR="00414413" w:rsidRPr="0013606B" w:rsidRDefault="00414413" w:rsidP="00414413">
      <w:pPr>
        <w:snapToGrid w:val="0"/>
        <w:spacing w:line="276" w:lineRule="auto"/>
        <w:ind w:leftChars="400" w:left="1333" w:hangingChars="222" w:hanging="533"/>
        <w:rPr>
          <w:rFonts w:ascii="Arial" w:hAnsi="Arial" w:cs="Arial"/>
          <w:sz w:val="24"/>
          <w:szCs w:val="24"/>
        </w:rPr>
      </w:pPr>
      <w:r w:rsidRPr="0013606B">
        <w:rPr>
          <w:rFonts w:ascii="Arial" w:hAnsi="Arial" w:cs="Arial"/>
          <w:sz w:val="24"/>
          <w:szCs w:val="24"/>
        </w:rPr>
        <w:t>-Design development (DD</w:t>
      </w:r>
      <w:proofErr w:type="gramStart"/>
      <w:r w:rsidRPr="0013606B">
        <w:rPr>
          <w:rFonts w:ascii="Arial" w:hAnsi="Arial" w:cs="Arial"/>
          <w:sz w:val="24"/>
          <w:szCs w:val="24"/>
        </w:rPr>
        <w:t>) :</w:t>
      </w:r>
      <w:proofErr w:type="gramEnd"/>
      <w:r w:rsidRPr="0013606B">
        <w:rPr>
          <w:rFonts w:ascii="Arial" w:hAnsi="Arial" w:cs="Arial"/>
          <w:sz w:val="24"/>
          <w:szCs w:val="24"/>
        </w:rPr>
        <w:t xml:space="preserve"> detailed design developed from the approved SD.</w:t>
      </w:r>
    </w:p>
    <w:p w14:paraId="3DF98C65" w14:textId="7E1D4832" w:rsidR="00414413" w:rsidRPr="0013606B" w:rsidRDefault="00414413" w:rsidP="00414413">
      <w:pPr>
        <w:snapToGrid w:val="0"/>
        <w:spacing w:line="276" w:lineRule="auto"/>
        <w:ind w:leftChars="400" w:left="1333" w:hangingChars="222" w:hanging="533"/>
        <w:rPr>
          <w:rFonts w:ascii="Arial" w:hAnsi="Arial" w:cs="Arial"/>
          <w:sz w:val="24"/>
          <w:szCs w:val="24"/>
        </w:rPr>
      </w:pPr>
      <w:r w:rsidRPr="0013606B">
        <w:rPr>
          <w:rFonts w:ascii="Arial" w:hAnsi="Arial" w:cs="Arial"/>
          <w:sz w:val="24"/>
          <w:szCs w:val="24"/>
        </w:rPr>
        <w:t>-Construction document (CD): final detailed design document package for construction execution that was approved from both local authorities and the Employer.</w:t>
      </w:r>
    </w:p>
    <w:p w14:paraId="0EE2C269" w14:textId="75D64CD7" w:rsidR="00BA5DEB" w:rsidRPr="0013606B" w:rsidRDefault="00414413" w:rsidP="00414413">
      <w:pPr>
        <w:snapToGrid w:val="0"/>
        <w:spacing w:line="276" w:lineRule="auto"/>
        <w:ind w:leftChars="300" w:left="991" w:hangingChars="163" w:hanging="391"/>
        <w:rPr>
          <w:rFonts w:ascii="Arial" w:hAnsi="Arial" w:cs="Arial"/>
          <w:sz w:val="24"/>
          <w:szCs w:val="24"/>
        </w:rPr>
      </w:pPr>
      <w:r w:rsidRPr="0013606B">
        <w:rPr>
          <w:rFonts w:ascii="Arial" w:hAnsi="Arial" w:cs="Arial"/>
          <w:sz w:val="24"/>
          <w:szCs w:val="24"/>
        </w:rPr>
        <w:t xml:space="preserve">(b) </w:t>
      </w:r>
      <w:r w:rsidR="00BA5DEB" w:rsidRPr="0013606B">
        <w:rPr>
          <w:rFonts w:ascii="Arial" w:hAnsi="Arial" w:cs="Arial"/>
          <w:sz w:val="24"/>
          <w:szCs w:val="24"/>
        </w:rPr>
        <w:t xml:space="preserve">The Consultant should establish appropriate Design Timeline and submit it to the Employer for review and approval. </w:t>
      </w:r>
    </w:p>
    <w:p w14:paraId="2C48E055" w14:textId="5E3C03F1" w:rsidR="00BA5DEB" w:rsidRPr="0013606B" w:rsidRDefault="00414413" w:rsidP="003475FF">
      <w:pPr>
        <w:snapToGrid w:val="0"/>
        <w:spacing w:line="276" w:lineRule="auto"/>
        <w:ind w:leftChars="300" w:left="1373" w:hangingChars="322" w:hanging="773"/>
        <w:rPr>
          <w:rFonts w:ascii="Arial" w:hAnsi="Arial" w:cs="Arial"/>
          <w:sz w:val="24"/>
          <w:szCs w:val="24"/>
        </w:rPr>
      </w:pPr>
      <w:r w:rsidRPr="0013606B">
        <w:rPr>
          <w:rFonts w:ascii="Arial" w:hAnsi="Arial" w:cs="Arial"/>
          <w:sz w:val="24"/>
          <w:szCs w:val="24"/>
        </w:rPr>
        <w:t xml:space="preserve">(c) </w:t>
      </w:r>
      <w:r w:rsidR="00BA5DEB" w:rsidRPr="0013606B">
        <w:rPr>
          <w:rFonts w:ascii="Arial" w:hAnsi="Arial" w:cs="Arial"/>
          <w:sz w:val="24"/>
          <w:szCs w:val="24"/>
        </w:rPr>
        <w:t xml:space="preserve">The Design Timeline should include: </w:t>
      </w:r>
      <w:r w:rsidRPr="0013606B">
        <w:rPr>
          <w:rFonts w:ascii="Arial" w:hAnsi="Arial" w:cs="Arial"/>
          <w:sz w:val="24"/>
          <w:szCs w:val="24"/>
        </w:rPr>
        <w:t xml:space="preserve">every design phases (Preliminary, SD, DD, CD), </w:t>
      </w:r>
      <w:r w:rsidR="00BA5DEB" w:rsidRPr="0013606B">
        <w:rPr>
          <w:rFonts w:ascii="Arial" w:hAnsi="Arial" w:cs="Arial"/>
          <w:sz w:val="24"/>
          <w:szCs w:val="24"/>
        </w:rPr>
        <w:t xml:space="preserve">the Employer’s review period, and Local state’s Permit including </w:t>
      </w:r>
      <w:r w:rsidR="003475FF" w:rsidRPr="0013606B">
        <w:rPr>
          <w:rFonts w:ascii="Arial" w:hAnsi="Arial" w:cs="Arial"/>
          <w:sz w:val="24"/>
          <w:szCs w:val="24"/>
        </w:rPr>
        <w:t xml:space="preserve">Urban planning permit, </w:t>
      </w:r>
      <w:r w:rsidR="00BA5DEB" w:rsidRPr="0013606B">
        <w:rPr>
          <w:rFonts w:ascii="Arial" w:hAnsi="Arial" w:cs="Arial"/>
          <w:sz w:val="24"/>
          <w:szCs w:val="24"/>
        </w:rPr>
        <w:t xml:space="preserve">Design permit, Building permit, other required deliberations &amp; assessment prior to the Construction bidding announcement. </w:t>
      </w:r>
    </w:p>
    <w:p w14:paraId="1589EA67" w14:textId="77777777" w:rsidR="00455AB7" w:rsidRPr="0013606B" w:rsidRDefault="00455AB7" w:rsidP="00414413">
      <w:pPr>
        <w:snapToGrid w:val="0"/>
        <w:spacing w:line="276" w:lineRule="auto"/>
        <w:rPr>
          <w:rFonts w:ascii="Arial" w:hAnsi="Arial" w:cs="Arial"/>
          <w:sz w:val="24"/>
          <w:szCs w:val="24"/>
        </w:rPr>
      </w:pPr>
    </w:p>
    <w:p w14:paraId="20F90DBB" w14:textId="177D1833" w:rsidR="00F93BDA" w:rsidRPr="0013606B" w:rsidRDefault="00F93BDA" w:rsidP="00F93BDA">
      <w:pPr>
        <w:snapToGrid w:val="0"/>
        <w:spacing w:line="276" w:lineRule="auto"/>
        <w:ind w:leftChars="177" w:left="354"/>
        <w:rPr>
          <w:rFonts w:ascii="Arial" w:hAnsi="Arial" w:cs="Arial"/>
          <w:sz w:val="24"/>
          <w:szCs w:val="24"/>
        </w:rPr>
      </w:pPr>
      <w:r w:rsidRPr="0013606B">
        <w:rPr>
          <w:rFonts w:ascii="Arial" w:hAnsi="Arial" w:cs="Arial"/>
          <w:sz w:val="24"/>
          <w:szCs w:val="24"/>
        </w:rPr>
        <w:t>C.  Design submittal list for each phase</w:t>
      </w:r>
    </w:p>
    <w:p w14:paraId="0716D09A" w14:textId="442E07D9" w:rsidR="00504AC1" w:rsidRPr="0013606B" w:rsidRDefault="00504AC1" w:rsidP="00504AC1">
      <w:pPr>
        <w:ind w:firstLineChars="300" w:firstLine="720"/>
        <w:rPr>
          <w:rFonts w:ascii="Arial" w:eastAsia="Arial Unicode MS" w:hAnsi="Arial" w:cs="Arial"/>
          <w:sz w:val="24"/>
          <w:szCs w:val="24"/>
        </w:rPr>
      </w:pPr>
      <w:r w:rsidRPr="0013606B">
        <w:rPr>
          <w:rFonts w:ascii="Arial" w:eastAsia="Arial Unicode MS" w:hAnsi="Arial" w:cs="Arial"/>
          <w:sz w:val="24"/>
          <w:szCs w:val="24"/>
        </w:rPr>
        <w:t xml:space="preserve">(a) </w:t>
      </w:r>
      <w:r w:rsidRPr="0013606B">
        <w:rPr>
          <w:rFonts w:ascii="Arial" w:eastAsia="Arial Unicode MS" w:hAnsi="Arial" w:cs="Arial"/>
          <w:kern w:val="0"/>
          <w:sz w:val="24"/>
          <w:szCs w:val="24"/>
        </w:rPr>
        <w:t>Submittal List for the Schematic Design</w:t>
      </w:r>
      <w:r w:rsidR="00A655BE" w:rsidRPr="0013606B">
        <w:rPr>
          <w:rFonts w:ascii="Arial" w:eastAsia="Arial Unicode MS" w:hAnsi="Arial" w:cs="Arial"/>
          <w:kern w:val="0"/>
          <w:sz w:val="24"/>
          <w:szCs w:val="24"/>
        </w:rPr>
        <w:t xml:space="preserve"> </w:t>
      </w:r>
      <w:r w:rsidRPr="0013606B">
        <w:rPr>
          <w:rFonts w:ascii="Arial" w:eastAsia="Arial Unicode MS" w:hAnsi="Arial" w:cs="Arial"/>
          <w:kern w:val="0"/>
          <w:sz w:val="24"/>
          <w:szCs w:val="24"/>
        </w:rPr>
        <w:t>(SD) Phase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7"/>
        <w:gridCol w:w="5277"/>
        <w:gridCol w:w="777"/>
        <w:gridCol w:w="1505"/>
      </w:tblGrid>
      <w:tr w:rsidR="0013606B" w:rsidRPr="0013606B" w14:paraId="7721A47A" w14:textId="77777777" w:rsidTr="00D07982">
        <w:trPr>
          <w:trHeight w:val="314"/>
        </w:trPr>
        <w:tc>
          <w:tcPr>
            <w:tcW w:w="677" w:type="pct"/>
            <w:vAlign w:val="center"/>
          </w:tcPr>
          <w:p w14:paraId="114D6283" w14:textId="77777777" w:rsidR="00504AC1" w:rsidRPr="0013606B" w:rsidRDefault="00504AC1" w:rsidP="00D07982">
            <w:pPr>
              <w:widowControl/>
              <w:wordWrap/>
              <w:overflowPunct w:val="0"/>
              <w:adjustRightInd w:val="0"/>
              <w:spacing w:after="0" w:line="240" w:lineRule="auto"/>
              <w:jc w:val="center"/>
              <w:textAlignment w:val="baseline"/>
              <w:rPr>
                <w:rFonts w:ascii="Arial" w:eastAsia="Arial Unicode MS" w:hAnsi="Arial" w:cs="Arial"/>
                <w:sz w:val="24"/>
                <w:szCs w:val="24"/>
                <w:lang w:eastAsia="en-US"/>
              </w:rPr>
            </w:pPr>
            <w:r w:rsidRPr="0013606B">
              <w:rPr>
                <w:rFonts w:ascii="Arial" w:eastAsia="Arial Unicode MS" w:hAnsi="Arial" w:cs="Arial"/>
                <w:sz w:val="24"/>
                <w:szCs w:val="24"/>
                <w:lang w:eastAsia="en-US"/>
              </w:rPr>
              <w:t>Submittal</w:t>
            </w:r>
          </w:p>
        </w:tc>
        <w:tc>
          <w:tcPr>
            <w:tcW w:w="3019" w:type="pct"/>
            <w:vAlign w:val="center"/>
          </w:tcPr>
          <w:p w14:paraId="60C908C4" w14:textId="77777777" w:rsidR="00504AC1" w:rsidRPr="0013606B" w:rsidRDefault="00504AC1" w:rsidP="00D07982">
            <w:pPr>
              <w:widowControl/>
              <w:wordWrap/>
              <w:overflowPunct w:val="0"/>
              <w:adjustRightInd w:val="0"/>
              <w:spacing w:after="0" w:line="240" w:lineRule="auto"/>
              <w:jc w:val="center"/>
              <w:textAlignment w:val="baseline"/>
              <w:rPr>
                <w:rFonts w:ascii="Arial" w:eastAsia="Arial Unicode MS" w:hAnsi="Arial" w:cs="Arial"/>
                <w:sz w:val="24"/>
                <w:szCs w:val="24"/>
                <w:lang w:eastAsia="en-US"/>
              </w:rPr>
            </w:pPr>
            <w:r w:rsidRPr="0013606B">
              <w:rPr>
                <w:rFonts w:ascii="Arial" w:eastAsia="Arial Unicode MS" w:hAnsi="Arial" w:cs="Arial"/>
                <w:sz w:val="24"/>
                <w:szCs w:val="24"/>
                <w:lang w:eastAsia="en-US"/>
              </w:rPr>
              <w:t>Contents</w:t>
            </w:r>
          </w:p>
        </w:tc>
        <w:tc>
          <w:tcPr>
            <w:tcW w:w="377" w:type="pct"/>
            <w:vAlign w:val="center"/>
          </w:tcPr>
          <w:p w14:paraId="1B62247E" w14:textId="77777777" w:rsidR="00504AC1" w:rsidRPr="0013606B" w:rsidRDefault="00504AC1" w:rsidP="00D07982">
            <w:pPr>
              <w:widowControl/>
              <w:wordWrap/>
              <w:overflowPunct w:val="0"/>
              <w:adjustRightInd w:val="0"/>
              <w:spacing w:after="0" w:line="240" w:lineRule="auto"/>
              <w:jc w:val="center"/>
              <w:textAlignment w:val="baseline"/>
              <w:rPr>
                <w:rFonts w:ascii="Arial" w:eastAsia="Arial Unicode MS" w:hAnsi="Arial" w:cs="Arial"/>
                <w:sz w:val="24"/>
                <w:szCs w:val="24"/>
                <w:lang w:eastAsia="en-US"/>
              </w:rPr>
            </w:pPr>
            <w:r w:rsidRPr="0013606B">
              <w:rPr>
                <w:rFonts w:ascii="Arial" w:eastAsia="Arial Unicode MS" w:hAnsi="Arial" w:cs="Arial"/>
                <w:sz w:val="24"/>
                <w:szCs w:val="24"/>
                <w:lang w:eastAsia="en-US"/>
              </w:rPr>
              <w:t>Copy</w:t>
            </w:r>
          </w:p>
        </w:tc>
        <w:tc>
          <w:tcPr>
            <w:tcW w:w="928" w:type="pct"/>
            <w:vAlign w:val="center"/>
          </w:tcPr>
          <w:p w14:paraId="1F1EAEB9" w14:textId="77777777" w:rsidR="00504AC1" w:rsidRPr="0013606B" w:rsidRDefault="00504AC1" w:rsidP="00D07982">
            <w:pPr>
              <w:widowControl/>
              <w:wordWrap/>
              <w:overflowPunct w:val="0"/>
              <w:adjustRightInd w:val="0"/>
              <w:spacing w:after="0" w:line="240" w:lineRule="auto"/>
              <w:jc w:val="center"/>
              <w:textAlignment w:val="baseline"/>
              <w:rPr>
                <w:rFonts w:ascii="Arial" w:eastAsia="Arial Unicode MS" w:hAnsi="Arial" w:cs="Arial"/>
                <w:sz w:val="24"/>
                <w:szCs w:val="24"/>
                <w:lang w:eastAsia="en-US"/>
              </w:rPr>
            </w:pPr>
            <w:r w:rsidRPr="0013606B">
              <w:rPr>
                <w:rFonts w:ascii="Arial" w:eastAsia="Arial Unicode MS" w:hAnsi="Arial" w:cs="Arial"/>
                <w:sz w:val="24"/>
                <w:szCs w:val="24"/>
                <w:lang w:eastAsia="en-US"/>
              </w:rPr>
              <w:t>Note</w:t>
            </w:r>
          </w:p>
        </w:tc>
      </w:tr>
      <w:tr w:rsidR="0013606B" w:rsidRPr="0013606B" w14:paraId="3268CDC8" w14:textId="77777777" w:rsidTr="00D07982">
        <w:trPr>
          <w:trHeight w:val="314"/>
        </w:trPr>
        <w:tc>
          <w:tcPr>
            <w:tcW w:w="677" w:type="pct"/>
            <w:vMerge w:val="restart"/>
            <w:vAlign w:val="center"/>
          </w:tcPr>
          <w:p w14:paraId="568368CD" w14:textId="043668F7" w:rsidR="00504AC1" w:rsidRPr="0013606B" w:rsidRDefault="00504AC1" w:rsidP="00504AC1">
            <w:pPr>
              <w:widowControl/>
              <w:wordWrap/>
              <w:overflowPunct w:val="0"/>
              <w:adjustRightInd w:val="0"/>
              <w:spacing w:after="0" w:line="240" w:lineRule="auto"/>
              <w:jc w:val="center"/>
              <w:textAlignment w:val="baseline"/>
              <w:rPr>
                <w:rFonts w:ascii="Arial" w:eastAsia="Arial Unicode MS" w:hAnsi="Arial" w:cs="Arial"/>
                <w:sz w:val="24"/>
                <w:szCs w:val="24"/>
                <w:lang w:eastAsia="en-US"/>
              </w:rPr>
            </w:pPr>
            <w:r w:rsidRPr="0013606B">
              <w:rPr>
                <w:rFonts w:ascii="Arial" w:eastAsia="Arial Unicode MS" w:hAnsi="Arial" w:cs="Arial"/>
                <w:sz w:val="24"/>
                <w:szCs w:val="24"/>
                <w:lang w:eastAsia="en-US"/>
              </w:rPr>
              <w:t xml:space="preserve">Schematic </w:t>
            </w:r>
            <w:proofErr w:type="gramStart"/>
            <w:r w:rsidRPr="0013606B">
              <w:rPr>
                <w:rFonts w:ascii="Arial" w:eastAsia="Arial Unicode MS" w:hAnsi="Arial" w:cs="Arial"/>
                <w:sz w:val="24"/>
                <w:szCs w:val="24"/>
                <w:lang w:eastAsia="en-US"/>
              </w:rPr>
              <w:t>Design(</w:t>
            </w:r>
            <w:proofErr w:type="gramEnd"/>
            <w:r w:rsidRPr="0013606B">
              <w:rPr>
                <w:rFonts w:ascii="Arial" w:eastAsia="Arial Unicode MS" w:hAnsi="Arial" w:cs="Arial"/>
                <w:sz w:val="24"/>
                <w:szCs w:val="24"/>
                <w:lang w:eastAsia="en-US"/>
              </w:rPr>
              <w:t>SD) Documents</w:t>
            </w:r>
          </w:p>
        </w:tc>
        <w:tc>
          <w:tcPr>
            <w:tcW w:w="3019" w:type="pct"/>
            <w:vAlign w:val="center"/>
          </w:tcPr>
          <w:p w14:paraId="0A5865A1" w14:textId="77777777" w:rsidR="00504AC1" w:rsidRPr="0013606B" w:rsidRDefault="00504AC1" w:rsidP="00D07982">
            <w:pPr>
              <w:rPr>
                <w:rFonts w:ascii="Arial" w:eastAsia="Arial Unicode MS" w:hAnsi="Arial" w:cs="Arial"/>
                <w:sz w:val="24"/>
                <w:szCs w:val="24"/>
                <w:lang w:eastAsia="en-US"/>
              </w:rPr>
            </w:pPr>
            <w:r w:rsidRPr="0013606B">
              <w:rPr>
                <w:rFonts w:ascii="Arial" w:eastAsia="Arial Unicode MS" w:hAnsi="Arial" w:cs="Arial"/>
                <w:kern w:val="0"/>
                <w:sz w:val="24"/>
                <w:szCs w:val="24"/>
                <w:lang w:eastAsia="en-US"/>
              </w:rPr>
              <w:t>Implementation Plan for Design works</w:t>
            </w:r>
          </w:p>
        </w:tc>
        <w:tc>
          <w:tcPr>
            <w:tcW w:w="377" w:type="pct"/>
            <w:vAlign w:val="center"/>
          </w:tcPr>
          <w:p w14:paraId="7C3F8D34" w14:textId="596E697A" w:rsidR="00504AC1" w:rsidRPr="0013606B" w:rsidRDefault="00504AC1" w:rsidP="00D07982">
            <w:pPr>
              <w:widowControl/>
              <w:wordWrap/>
              <w:overflowPunct w:val="0"/>
              <w:adjustRightInd w:val="0"/>
              <w:spacing w:after="0" w:line="240" w:lineRule="auto"/>
              <w:jc w:val="center"/>
              <w:textAlignment w:val="baseline"/>
              <w:rPr>
                <w:rFonts w:ascii="Arial" w:eastAsia="Arial Unicode MS" w:hAnsi="Arial" w:cs="Arial"/>
                <w:sz w:val="24"/>
                <w:szCs w:val="24"/>
                <w:lang w:eastAsia="en-US"/>
              </w:rPr>
            </w:pPr>
            <w:r w:rsidRPr="0013606B">
              <w:rPr>
                <w:rFonts w:ascii="Arial" w:eastAsia="Arial Unicode MS" w:hAnsi="Arial" w:cs="Arial"/>
                <w:sz w:val="24"/>
                <w:szCs w:val="24"/>
                <w:lang w:eastAsia="en-US"/>
              </w:rPr>
              <w:t>2</w:t>
            </w:r>
          </w:p>
        </w:tc>
        <w:tc>
          <w:tcPr>
            <w:tcW w:w="928" w:type="pct"/>
            <w:vAlign w:val="center"/>
          </w:tcPr>
          <w:p w14:paraId="2D18FB2E" w14:textId="77777777" w:rsidR="00504AC1" w:rsidRPr="0013606B" w:rsidRDefault="00504AC1" w:rsidP="00D07982">
            <w:pPr>
              <w:widowControl/>
              <w:wordWrap/>
              <w:overflowPunct w:val="0"/>
              <w:adjustRightInd w:val="0"/>
              <w:spacing w:after="0" w:line="240" w:lineRule="auto"/>
              <w:jc w:val="left"/>
              <w:textAlignment w:val="baseline"/>
              <w:rPr>
                <w:rFonts w:ascii="Arial" w:eastAsia="Arial Unicode MS" w:hAnsi="Arial" w:cs="Arial"/>
                <w:sz w:val="24"/>
                <w:szCs w:val="24"/>
                <w:lang w:eastAsia="en-US"/>
              </w:rPr>
            </w:pPr>
            <w:r w:rsidRPr="0013606B">
              <w:rPr>
                <w:rFonts w:ascii="Arial" w:eastAsia="Arial Unicode MS" w:hAnsi="Arial" w:cs="Arial"/>
                <w:sz w:val="24"/>
                <w:szCs w:val="24"/>
                <w:lang w:eastAsia="en-US"/>
              </w:rPr>
              <w:t>Hard &amp; soft copy</w:t>
            </w:r>
          </w:p>
        </w:tc>
      </w:tr>
      <w:tr w:rsidR="0013606B" w:rsidRPr="0013606B" w14:paraId="5EB10619" w14:textId="77777777" w:rsidTr="00D07982">
        <w:trPr>
          <w:trHeight w:val="289"/>
        </w:trPr>
        <w:tc>
          <w:tcPr>
            <w:tcW w:w="677" w:type="pct"/>
            <w:vMerge/>
          </w:tcPr>
          <w:p w14:paraId="79AB42BA" w14:textId="77777777" w:rsidR="00504AC1" w:rsidRPr="0013606B" w:rsidRDefault="00504AC1" w:rsidP="00D07982">
            <w:pPr>
              <w:widowControl/>
              <w:wordWrap/>
              <w:overflowPunct w:val="0"/>
              <w:adjustRightInd w:val="0"/>
              <w:spacing w:after="0" w:line="240" w:lineRule="auto"/>
              <w:jc w:val="right"/>
              <w:textAlignment w:val="baseline"/>
              <w:rPr>
                <w:rFonts w:ascii="Arial" w:eastAsia="Arial Unicode MS" w:hAnsi="Arial" w:cs="Arial"/>
                <w:sz w:val="24"/>
                <w:szCs w:val="24"/>
                <w:lang w:eastAsia="en-US"/>
              </w:rPr>
            </w:pPr>
          </w:p>
        </w:tc>
        <w:tc>
          <w:tcPr>
            <w:tcW w:w="3019" w:type="pct"/>
            <w:vAlign w:val="center"/>
          </w:tcPr>
          <w:p w14:paraId="3A2BC7F1" w14:textId="32134F98" w:rsidR="00504AC1" w:rsidRPr="0013606B" w:rsidRDefault="00504AC1" w:rsidP="00D07982">
            <w:pPr>
              <w:rPr>
                <w:rFonts w:ascii="Arial" w:eastAsia="Arial Unicode MS" w:hAnsi="Arial" w:cs="Arial"/>
                <w:kern w:val="0"/>
                <w:sz w:val="24"/>
                <w:szCs w:val="24"/>
                <w:lang w:eastAsia="en-US"/>
              </w:rPr>
            </w:pPr>
            <w:r w:rsidRPr="0013606B">
              <w:rPr>
                <w:rFonts w:ascii="Arial" w:eastAsia="Arial Unicode MS" w:hAnsi="Arial" w:cs="Arial"/>
                <w:kern w:val="0"/>
                <w:sz w:val="24"/>
                <w:szCs w:val="24"/>
                <w:lang w:eastAsia="en-US"/>
              </w:rPr>
              <w:t>Design Schedule</w:t>
            </w:r>
            <w:r w:rsidR="00CF3ADB" w:rsidRPr="0013606B">
              <w:rPr>
                <w:rFonts w:ascii="Arial" w:eastAsia="Arial Unicode MS" w:hAnsi="Arial" w:cs="Arial"/>
                <w:kern w:val="0"/>
                <w:sz w:val="24"/>
                <w:szCs w:val="24"/>
                <w:lang w:eastAsia="en-US"/>
              </w:rPr>
              <w:t xml:space="preserve"> (</w:t>
            </w:r>
            <w:r w:rsidRPr="0013606B">
              <w:rPr>
                <w:rFonts w:ascii="Arial" w:eastAsia="Arial Unicode MS" w:hAnsi="Arial" w:cs="Arial"/>
                <w:kern w:val="0"/>
                <w:sz w:val="24"/>
                <w:szCs w:val="24"/>
                <w:lang w:eastAsia="en-US"/>
              </w:rPr>
              <w:t>including Drawings, Design Calculation Report, Priced BOQ and Unpriced BOQ, Specification</w:t>
            </w:r>
            <w:r w:rsidR="00CF3ADB" w:rsidRPr="0013606B">
              <w:rPr>
                <w:rFonts w:ascii="Arial" w:eastAsia="Arial Unicode MS" w:hAnsi="Arial" w:cs="Arial"/>
                <w:kern w:val="0"/>
                <w:sz w:val="24"/>
                <w:szCs w:val="24"/>
                <w:lang w:eastAsia="en-US"/>
              </w:rPr>
              <w:t>s, etc.)</w:t>
            </w:r>
          </w:p>
        </w:tc>
        <w:tc>
          <w:tcPr>
            <w:tcW w:w="377" w:type="pct"/>
            <w:vMerge w:val="restart"/>
            <w:vAlign w:val="center"/>
          </w:tcPr>
          <w:p w14:paraId="3CA23175" w14:textId="26C64004" w:rsidR="00504AC1" w:rsidRPr="0013606B" w:rsidRDefault="00504AC1" w:rsidP="00D07982">
            <w:pPr>
              <w:widowControl/>
              <w:wordWrap/>
              <w:overflowPunct w:val="0"/>
              <w:adjustRightInd w:val="0"/>
              <w:spacing w:after="0" w:line="240" w:lineRule="auto"/>
              <w:jc w:val="center"/>
              <w:textAlignment w:val="baseline"/>
              <w:rPr>
                <w:rFonts w:ascii="Arial" w:eastAsia="Arial Unicode MS" w:hAnsi="Arial" w:cs="Arial"/>
                <w:sz w:val="24"/>
                <w:szCs w:val="24"/>
                <w:lang w:eastAsia="en-US"/>
              </w:rPr>
            </w:pPr>
            <w:r w:rsidRPr="0013606B">
              <w:rPr>
                <w:rFonts w:ascii="Arial" w:eastAsia="Arial Unicode MS" w:hAnsi="Arial" w:cs="Arial"/>
                <w:sz w:val="24"/>
                <w:szCs w:val="24"/>
                <w:lang w:eastAsia="en-US"/>
              </w:rPr>
              <w:t>2</w:t>
            </w:r>
          </w:p>
        </w:tc>
        <w:tc>
          <w:tcPr>
            <w:tcW w:w="928" w:type="pct"/>
            <w:vMerge w:val="restart"/>
            <w:vAlign w:val="center"/>
          </w:tcPr>
          <w:p w14:paraId="3550253B" w14:textId="77777777" w:rsidR="00504AC1" w:rsidRPr="0013606B" w:rsidRDefault="00504AC1" w:rsidP="00D07982">
            <w:pPr>
              <w:widowControl/>
              <w:wordWrap/>
              <w:overflowPunct w:val="0"/>
              <w:adjustRightInd w:val="0"/>
              <w:spacing w:after="0" w:line="240" w:lineRule="auto"/>
              <w:jc w:val="left"/>
              <w:textAlignment w:val="baseline"/>
              <w:rPr>
                <w:rFonts w:ascii="Arial" w:eastAsia="Arial Unicode MS" w:hAnsi="Arial" w:cs="Arial"/>
                <w:sz w:val="24"/>
                <w:szCs w:val="24"/>
                <w:lang w:eastAsia="en-US"/>
              </w:rPr>
            </w:pPr>
            <w:r w:rsidRPr="0013606B">
              <w:rPr>
                <w:rFonts w:ascii="Arial" w:eastAsia="Arial Unicode MS" w:hAnsi="Arial" w:cs="Arial"/>
                <w:sz w:val="24"/>
                <w:szCs w:val="24"/>
                <w:lang w:eastAsia="en-US"/>
              </w:rPr>
              <w:t>Hard copy with A1 or A2 &amp; soft copy</w:t>
            </w:r>
          </w:p>
        </w:tc>
      </w:tr>
      <w:tr w:rsidR="0013606B" w:rsidRPr="0013606B" w14:paraId="57E5D2FD" w14:textId="77777777" w:rsidTr="00D07982">
        <w:trPr>
          <w:trHeight w:val="314"/>
        </w:trPr>
        <w:tc>
          <w:tcPr>
            <w:tcW w:w="677" w:type="pct"/>
            <w:vMerge/>
          </w:tcPr>
          <w:p w14:paraId="4843D9BA" w14:textId="77777777" w:rsidR="00504AC1" w:rsidRPr="0013606B" w:rsidRDefault="00504AC1" w:rsidP="00D07982">
            <w:pPr>
              <w:widowControl/>
              <w:wordWrap/>
              <w:overflowPunct w:val="0"/>
              <w:adjustRightInd w:val="0"/>
              <w:spacing w:after="0" w:line="240" w:lineRule="auto"/>
              <w:jc w:val="right"/>
              <w:textAlignment w:val="baseline"/>
              <w:rPr>
                <w:rFonts w:ascii="Arial" w:eastAsia="Arial Unicode MS" w:hAnsi="Arial" w:cs="Arial"/>
                <w:sz w:val="24"/>
                <w:szCs w:val="24"/>
                <w:lang w:eastAsia="en-US"/>
              </w:rPr>
            </w:pPr>
          </w:p>
        </w:tc>
        <w:tc>
          <w:tcPr>
            <w:tcW w:w="3019" w:type="pct"/>
            <w:vAlign w:val="center"/>
          </w:tcPr>
          <w:p w14:paraId="6E049CF1" w14:textId="77777777" w:rsidR="00504AC1" w:rsidRPr="0013606B" w:rsidRDefault="00504AC1" w:rsidP="00D07982">
            <w:pPr>
              <w:rPr>
                <w:rFonts w:ascii="Arial" w:eastAsia="Arial Unicode MS" w:hAnsi="Arial" w:cs="Arial"/>
                <w:kern w:val="0"/>
                <w:sz w:val="24"/>
                <w:szCs w:val="24"/>
                <w:lang w:eastAsia="en-US"/>
              </w:rPr>
            </w:pPr>
            <w:r w:rsidRPr="0013606B">
              <w:rPr>
                <w:rFonts w:ascii="Arial" w:eastAsia="Arial Unicode MS" w:hAnsi="Arial" w:cs="Arial"/>
                <w:kern w:val="0"/>
                <w:sz w:val="24"/>
                <w:szCs w:val="24"/>
                <w:lang w:eastAsia="en-US"/>
              </w:rPr>
              <w:t>Design Organization Chart etc.</w:t>
            </w:r>
          </w:p>
        </w:tc>
        <w:tc>
          <w:tcPr>
            <w:tcW w:w="377" w:type="pct"/>
            <w:vMerge/>
            <w:vAlign w:val="center"/>
          </w:tcPr>
          <w:p w14:paraId="4205CABA" w14:textId="77777777" w:rsidR="00504AC1" w:rsidRPr="0013606B" w:rsidRDefault="00504AC1" w:rsidP="00D07982">
            <w:pPr>
              <w:widowControl/>
              <w:wordWrap/>
              <w:overflowPunct w:val="0"/>
              <w:adjustRightInd w:val="0"/>
              <w:spacing w:after="0" w:line="240" w:lineRule="auto"/>
              <w:jc w:val="center"/>
              <w:textAlignment w:val="baseline"/>
              <w:rPr>
                <w:rFonts w:ascii="Arial" w:eastAsia="Arial Unicode MS" w:hAnsi="Arial" w:cs="Arial"/>
                <w:sz w:val="24"/>
                <w:szCs w:val="24"/>
                <w:lang w:eastAsia="en-US"/>
              </w:rPr>
            </w:pPr>
          </w:p>
        </w:tc>
        <w:tc>
          <w:tcPr>
            <w:tcW w:w="928" w:type="pct"/>
            <w:vMerge/>
            <w:vAlign w:val="center"/>
          </w:tcPr>
          <w:p w14:paraId="733F211A" w14:textId="77777777" w:rsidR="00504AC1" w:rsidRPr="0013606B" w:rsidRDefault="00504AC1" w:rsidP="00D07982">
            <w:pPr>
              <w:widowControl/>
              <w:wordWrap/>
              <w:overflowPunct w:val="0"/>
              <w:adjustRightInd w:val="0"/>
              <w:spacing w:after="0" w:line="240" w:lineRule="auto"/>
              <w:jc w:val="left"/>
              <w:textAlignment w:val="baseline"/>
              <w:rPr>
                <w:rFonts w:ascii="Arial" w:eastAsia="Arial Unicode MS" w:hAnsi="Arial" w:cs="Arial"/>
                <w:sz w:val="24"/>
                <w:szCs w:val="24"/>
                <w:lang w:eastAsia="en-US"/>
              </w:rPr>
            </w:pPr>
          </w:p>
        </w:tc>
      </w:tr>
      <w:tr w:rsidR="0013606B" w:rsidRPr="0013606B" w14:paraId="3439BFFA" w14:textId="77777777" w:rsidTr="00D07982">
        <w:trPr>
          <w:trHeight w:val="314"/>
        </w:trPr>
        <w:tc>
          <w:tcPr>
            <w:tcW w:w="677" w:type="pct"/>
            <w:vMerge/>
          </w:tcPr>
          <w:p w14:paraId="26DC0728" w14:textId="77777777" w:rsidR="00504AC1" w:rsidRPr="0013606B" w:rsidRDefault="00504AC1" w:rsidP="00D07982">
            <w:pPr>
              <w:widowControl/>
              <w:wordWrap/>
              <w:overflowPunct w:val="0"/>
              <w:adjustRightInd w:val="0"/>
              <w:spacing w:after="0" w:line="240" w:lineRule="auto"/>
              <w:jc w:val="right"/>
              <w:textAlignment w:val="baseline"/>
              <w:rPr>
                <w:rFonts w:ascii="Arial" w:eastAsia="Arial Unicode MS" w:hAnsi="Arial" w:cs="Arial"/>
                <w:sz w:val="24"/>
                <w:szCs w:val="24"/>
                <w:lang w:eastAsia="en-US"/>
              </w:rPr>
            </w:pPr>
          </w:p>
        </w:tc>
        <w:tc>
          <w:tcPr>
            <w:tcW w:w="3019" w:type="pct"/>
            <w:vAlign w:val="center"/>
          </w:tcPr>
          <w:p w14:paraId="620B5BCD" w14:textId="29E13617" w:rsidR="00504AC1" w:rsidRPr="0013606B" w:rsidRDefault="00504AC1" w:rsidP="00D07982">
            <w:pPr>
              <w:rPr>
                <w:rFonts w:ascii="Arial" w:eastAsia="Arial Unicode MS" w:hAnsi="Arial" w:cs="Arial"/>
                <w:kern w:val="0"/>
                <w:sz w:val="24"/>
                <w:szCs w:val="24"/>
                <w:lang w:eastAsia="en-US"/>
              </w:rPr>
            </w:pPr>
            <w:r w:rsidRPr="0013606B">
              <w:rPr>
                <w:rFonts w:ascii="Arial" w:eastAsia="Arial Unicode MS" w:hAnsi="Arial" w:cs="Arial"/>
                <w:kern w:val="0"/>
                <w:sz w:val="24"/>
                <w:szCs w:val="24"/>
                <w:lang w:eastAsia="en-US"/>
              </w:rPr>
              <w:t>Schematic Design Drawing</w:t>
            </w:r>
            <w:r w:rsidR="00CF3ADB" w:rsidRPr="0013606B">
              <w:rPr>
                <w:rFonts w:ascii="Arial" w:eastAsia="Arial Unicode MS" w:hAnsi="Arial" w:cs="Arial"/>
                <w:kern w:val="0"/>
                <w:sz w:val="24"/>
                <w:szCs w:val="24"/>
                <w:lang w:eastAsia="en-US"/>
              </w:rPr>
              <w:t>s</w:t>
            </w:r>
            <w:r w:rsidRPr="0013606B">
              <w:rPr>
                <w:rFonts w:ascii="Arial" w:eastAsia="Arial Unicode MS" w:hAnsi="Arial" w:cs="Arial"/>
                <w:kern w:val="0"/>
                <w:sz w:val="24"/>
                <w:szCs w:val="24"/>
                <w:lang w:eastAsia="en-US"/>
              </w:rPr>
              <w:t xml:space="preserve"> and Documents</w:t>
            </w:r>
          </w:p>
        </w:tc>
        <w:tc>
          <w:tcPr>
            <w:tcW w:w="377" w:type="pct"/>
            <w:vMerge/>
            <w:vAlign w:val="center"/>
          </w:tcPr>
          <w:p w14:paraId="68CDB23E" w14:textId="77777777" w:rsidR="00504AC1" w:rsidRPr="0013606B" w:rsidRDefault="00504AC1" w:rsidP="00D07982">
            <w:pPr>
              <w:widowControl/>
              <w:wordWrap/>
              <w:overflowPunct w:val="0"/>
              <w:adjustRightInd w:val="0"/>
              <w:spacing w:after="0" w:line="240" w:lineRule="auto"/>
              <w:jc w:val="center"/>
              <w:textAlignment w:val="baseline"/>
              <w:rPr>
                <w:rFonts w:ascii="Arial" w:eastAsia="Arial Unicode MS" w:hAnsi="Arial" w:cs="Arial"/>
                <w:sz w:val="24"/>
                <w:szCs w:val="24"/>
                <w:lang w:eastAsia="en-US"/>
              </w:rPr>
            </w:pPr>
          </w:p>
        </w:tc>
        <w:tc>
          <w:tcPr>
            <w:tcW w:w="928" w:type="pct"/>
            <w:vMerge/>
            <w:vAlign w:val="center"/>
          </w:tcPr>
          <w:p w14:paraId="363BEE82" w14:textId="77777777" w:rsidR="00504AC1" w:rsidRPr="0013606B" w:rsidRDefault="00504AC1" w:rsidP="00D07982">
            <w:pPr>
              <w:widowControl/>
              <w:wordWrap/>
              <w:overflowPunct w:val="0"/>
              <w:adjustRightInd w:val="0"/>
              <w:spacing w:after="0" w:line="240" w:lineRule="auto"/>
              <w:jc w:val="left"/>
              <w:textAlignment w:val="baseline"/>
              <w:rPr>
                <w:rFonts w:ascii="Arial" w:eastAsia="Arial Unicode MS" w:hAnsi="Arial" w:cs="Arial"/>
                <w:sz w:val="24"/>
                <w:szCs w:val="24"/>
                <w:lang w:eastAsia="en-US"/>
              </w:rPr>
            </w:pPr>
          </w:p>
        </w:tc>
      </w:tr>
      <w:tr w:rsidR="00504AC1" w:rsidRPr="0013606B" w14:paraId="44D81CEC" w14:textId="77777777" w:rsidTr="00D07982">
        <w:trPr>
          <w:trHeight w:val="1298"/>
        </w:trPr>
        <w:tc>
          <w:tcPr>
            <w:tcW w:w="677" w:type="pct"/>
            <w:vMerge/>
          </w:tcPr>
          <w:p w14:paraId="2686AFFD" w14:textId="77777777" w:rsidR="00504AC1" w:rsidRPr="0013606B" w:rsidRDefault="00504AC1" w:rsidP="00D07982">
            <w:pPr>
              <w:widowControl/>
              <w:wordWrap/>
              <w:overflowPunct w:val="0"/>
              <w:adjustRightInd w:val="0"/>
              <w:spacing w:after="0" w:line="240" w:lineRule="auto"/>
              <w:jc w:val="right"/>
              <w:textAlignment w:val="baseline"/>
              <w:rPr>
                <w:rFonts w:ascii="Arial" w:eastAsia="Arial Unicode MS" w:hAnsi="Arial" w:cs="Arial"/>
                <w:sz w:val="24"/>
                <w:szCs w:val="24"/>
                <w:lang w:eastAsia="en-US"/>
              </w:rPr>
            </w:pPr>
          </w:p>
        </w:tc>
        <w:tc>
          <w:tcPr>
            <w:tcW w:w="4323" w:type="pct"/>
            <w:gridSpan w:val="3"/>
            <w:vAlign w:val="center"/>
          </w:tcPr>
          <w:p w14:paraId="7432652C" w14:textId="77777777" w:rsidR="00504AC1" w:rsidRPr="0013606B" w:rsidRDefault="00504AC1" w:rsidP="00504AC1">
            <w:pPr>
              <w:widowControl/>
              <w:wordWrap/>
              <w:overflowPunct w:val="0"/>
              <w:adjustRightInd w:val="0"/>
              <w:spacing w:after="0" w:line="240" w:lineRule="auto"/>
              <w:jc w:val="left"/>
              <w:textAlignment w:val="baseline"/>
              <w:rPr>
                <w:rFonts w:ascii="Arial" w:eastAsia="Arial Unicode MS" w:hAnsi="Arial" w:cs="Arial"/>
                <w:sz w:val="24"/>
                <w:szCs w:val="24"/>
                <w:lang w:eastAsia="en-US"/>
              </w:rPr>
            </w:pPr>
            <w:r w:rsidRPr="0013606B">
              <w:rPr>
                <w:rFonts w:ascii="Arial" w:eastAsia="Arial Unicode MS" w:hAnsi="Arial" w:cs="Arial"/>
                <w:sz w:val="24"/>
                <w:szCs w:val="24"/>
                <w:lang w:eastAsia="en-US"/>
              </w:rPr>
              <w:t>All documents should be submitted as hard and soft copy. Soft copy can be delivered via USB and e-mail.</w:t>
            </w:r>
          </w:p>
          <w:p w14:paraId="181A5268" w14:textId="550314D7" w:rsidR="005B7AC7" w:rsidRPr="0013606B" w:rsidRDefault="005B7AC7" w:rsidP="00504AC1">
            <w:pPr>
              <w:widowControl/>
              <w:wordWrap/>
              <w:overflowPunct w:val="0"/>
              <w:adjustRightInd w:val="0"/>
              <w:spacing w:after="0" w:line="240" w:lineRule="auto"/>
              <w:jc w:val="left"/>
              <w:textAlignment w:val="baseline"/>
              <w:rPr>
                <w:rFonts w:ascii="Arial" w:eastAsia="Arial Unicode MS" w:hAnsi="Arial" w:cs="Arial"/>
                <w:sz w:val="24"/>
                <w:szCs w:val="24"/>
                <w:lang w:eastAsia="en-US"/>
              </w:rPr>
            </w:pPr>
            <w:r w:rsidRPr="0013606B">
              <w:rPr>
                <w:rFonts w:ascii="Arial" w:hAnsi="Arial" w:cs="Arial"/>
                <w:sz w:val="22"/>
              </w:rPr>
              <w:t xml:space="preserve">All deliverables under this contract must be submitted in English and </w:t>
            </w:r>
            <w:r w:rsidR="00C4062C" w:rsidRPr="0013606B">
              <w:rPr>
                <w:rFonts w:ascii="Arial" w:hAnsi="Arial" w:cs="Arial"/>
                <w:sz w:val="22"/>
              </w:rPr>
              <w:t>Russian</w:t>
            </w:r>
            <w:r w:rsidRPr="0013606B">
              <w:rPr>
                <w:rFonts w:ascii="Arial" w:hAnsi="Arial" w:cs="Arial"/>
                <w:sz w:val="22"/>
              </w:rPr>
              <w:t xml:space="preserve"> versions. Bilingual format (English and </w:t>
            </w:r>
            <w:r w:rsidR="00C4062C" w:rsidRPr="0013606B">
              <w:rPr>
                <w:rFonts w:ascii="Arial" w:hAnsi="Arial" w:cs="Arial"/>
                <w:sz w:val="22"/>
              </w:rPr>
              <w:t>Russian</w:t>
            </w:r>
            <w:r w:rsidRPr="0013606B">
              <w:rPr>
                <w:rFonts w:ascii="Arial" w:hAnsi="Arial" w:cs="Arial"/>
                <w:sz w:val="22"/>
              </w:rPr>
              <w:t>) may be used if needed</w:t>
            </w:r>
            <w:r w:rsidR="005A3A17" w:rsidRPr="0013606B">
              <w:rPr>
                <w:rFonts w:ascii="Arial" w:hAnsi="Arial" w:cs="Arial"/>
                <w:sz w:val="22"/>
              </w:rPr>
              <w:t>.</w:t>
            </w:r>
          </w:p>
        </w:tc>
      </w:tr>
    </w:tbl>
    <w:p w14:paraId="31DA6BF7" w14:textId="77777777" w:rsidR="00504AC1" w:rsidRPr="0013606B" w:rsidRDefault="00504AC1" w:rsidP="00504AC1">
      <w:pPr>
        <w:rPr>
          <w:rFonts w:ascii="Arial" w:eastAsia="Arial Unicode MS" w:hAnsi="Arial" w:cs="Arial"/>
          <w:sz w:val="24"/>
          <w:szCs w:val="24"/>
        </w:rPr>
      </w:pPr>
    </w:p>
    <w:p w14:paraId="236CC197" w14:textId="77777777" w:rsidR="00504AC1" w:rsidRPr="0013606B" w:rsidRDefault="00504AC1" w:rsidP="00504AC1">
      <w:pPr>
        <w:rPr>
          <w:rFonts w:ascii="Arial" w:eastAsia="Arial Unicode MS" w:hAnsi="Arial" w:cs="Arial"/>
          <w:sz w:val="24"/>
          <w:szCs w:val="24"/>
        </w:rPr>
      </w:pPr>
    </w:p>
    <w:p w14:paraId="1E4B960C" w14:textId="34EFED45" w:rsidR="00504AC1" w:rsidRPr="0013606B" w:rsidRDefault="00504AC1" w:rsidP="00504AC1">
      <w:pPr>
        <w:rPr>
          <w:rFonts w:ascii="Arial" w:eastAsia="Arial Unicode MS" w:hAnsi="Arial" w:cs="Arial"/>
          <w:sz w:val="24"/>
          <w:szCs w:val="24"/>
        </w:rPr>
      </w:pPr>
      <w:r w:rsidRPr="0013606B">
        <w:rPr>
          <w:rFonts w:ascii="Arial" w:eastAsia="Arial Unicode MS" w:hAnsi="Arial" w:cs="Arial"/>
          <w:kern w:val="0"/>
          <w:sz w:val="24"/>
          <w:szCs w:val="24"/>
        </w:rPr>
        <w:t>(b) Submittal List for the Design Development</w:t>
      </w:r>
      <w:r w:rsidR="00A655BE" w:rsidRPr="0013606B">
        <w:rPr>
          <w:rFonts w:ascii="Arial" w:eastAsia="Arial Unicode MS" w:hAnsi="Arial" w:cs="Arial"/>
          <w:kern w:val="0"/>
          <w:sz w:val="24"/>
          <w:szCs w:val="24"/>
        </w:rPr>
        <w:t xml:space="preserve"> </w:t>
      </w:r>
      <w:r w:rsidRPr="0013606B">
        <w:rPr>
          <w:rFonts w:ascii="Arial" w:eastAsia="Arial Unicode MS" w:hAnsi="Arial" w:cs="Arial"/>
          <w:kern w:val="0"/>
          <w:sz w:val="24"/>
          <w:szCs w:val="24"/>
        </w:rPr>
        <w:t>(DD) Phase</w:t>
      </w:r>
    </w:p>
    <w:tbl>
      <w:tblPr>
        <w:tblStyle w:val="a6"/>
        <w:tblW w:w="9080" w:type="dxa"/>
        <w:tblInd w:w="-5" w:type="dxa"/>
        <w:tblLook w:val="04A0" w:firstRow="1" w:lastRow="0" w:firstColumn="1" w:lastColumn="0" w:noHBand="0" w:noVBand="1"/>
      </w:tblPr>
      <w:tblGrid>
        <w:gridCol w:w="1430"/>
        <w:gridCol w:w="5245"/>
        <w:gridCol w:w="777"/>
        <w:gridCol w:w="1628"/>
      </w:tblGrid>
      <w:tr w:rsidR="0013606B" w:rsidRPr="0013606B" w14:paraId="00F05CDB" w14:textId="77777777" w:rsidTr="008C1183">
        <w:trPr>
          <w:trHeight w:val="314"/>
        </w:trPr>
        <w:tc>
          <w:tcPr>
            <w:tcW w:w="1378" w:type="dxa"/>
            <w:vAlign w:val="center"/>
          </w:tcPr>
          <w:p w14:paraId="54C81C2E" w14:textId="77777777" w:rsidR="00504AC1" w:rsidRPr="0013606B" w:rsidRDefault="00504AC1" w:rsidP="00D07982">
            <w:pPr>
              <w:pStyle w:val="a3"/>
              <w:ind w:leftChars="0" w:left="0"/>
              <w:jc w:val="center"/>
              <w:rPr>
                <w:rFonts w:ascii="Arial" w:eastAsia="Arial Unicode MS" w:hAnsi="Arial" w:cs="Arial"/>
                <w:sz w:val="24"/>
                <w:szCs w:val="24"/>
              </w:rPr>
            </w:pPr>
            <w:r w:rsidRPr="0013606B">
              <w:rPr>
                <w:rFonts w:ascii="Arial" w:eastAsia="Arial Unicode MS" w:hAnsi="Arial" w:cs="Arial"/>
                <w:sz w:val="24"/>
                <w:szCs w:val="24"/>
              </w:rPr>
              <w:t>Submittal</w:t>
            </w:r>
          </w:p>
        </w:tc>
        <w:tc>
          <w:tcPr>
            <w:tcW w:w="5327" w:type="dxa"/>
            <w:vAlign w:val="center"/>
          </w:tcPr>
          <w:p w14:paraId="1BEDF80A" w14:textId="77777777" w:rsidR="00504AC1" w:rsidRPr="0013606B" w:rsidRDefault="00504AC1" w:rsidP="00D07982">
            <w:pPr>
              <w:pStyle w:val="a3"/>
              <w:ind w:leftChars="0" w:left="0"/>
              <w:jc w:val="center"/>
              <w:rPr>
                <w:rFonts w:ascii="Arial" w:eastAsia="Arial Unicode MS" w:hAnsi="Arial" w:cs="Arial"/>
                <w:sz w:val="24"/>
                <w:szCs w:val="24"/>
              </w:rPr>
            </w:pPr>
            <w:r w:rsidRPr="0013606B">
              <w:rPr>
                <w:rFonts w:ascii="Arial" w:eastAsia="Arial Unicode MS" w:hAnsi="Arial" w:cs="Arial"/>
                <w:sz w:val="24"/>
                <w:szCs w:val="24"/>
              </w:rPr>
              <w:t>Contents</w:t>
            </w:r>
          </w:p>
        </w:tc>
        <w:tc>
          <w:tcPr>
            <w:tcW w:w="727" w:type="dxa"/>
            <w:vAlign w:val="center"/>
          </w:tcPr>
          <w:p w14:paraId="13515D9E" w14:textId="77777777" w:rsidR="00504AC1" w:rsidRPr="0013606B" w:rsidRDefault="00504AC1" w:rsidP="00D07982">
            <w:pPr>
              <w:pStyle w:val="a3"/>
              <w:ind w:leftChars="0" w:left="0"/>
              <w:jc w:val="center"/>
              <w:rPr>
                <w:rFonts w:ascii="Arial" w:eastAsia="Arial Unicode MS" w:hAnsi="Arial" w:cs="Arial"/>
                <w:sz w:val="24"/>
                <w:szCs w:val="24"/>
              </w:rPr>
            </w:pPr>
            <w:r w:rsidRPr="0013606B">
              <w:rPr>
                <w:rFonts w:ascii="Arial" w:eastAsia="Arial Unicode MS" w:hAnsi="Arial" w:cs="Arial"/>
                <w:sz w:val="24"/>
                <w:szCs w:val="24"/>
              </w:rPr>
              <w:t>Copy</w:t>
            </w:r>
          </w:p>
        </w:tc>
        <w:tc>
          <w:tcPr>
            <w:tcW w:w="1648" w:type="dxa"/>
            <w:vAlign w:val="center"/>
          </w:tcPr>
          <w:p w14:paraId="338142E7" w14:textId="77777777" w:rsidR="00504AC1" w:rsidRPr="0013606B" w:rsidRDefault="00504AC1" w:rsidP="00D07982">
            <w:pPr>
              <w:pStyle w:val="a3"/>
              <w:ind w:leftChars="0" w:left="0"/>
              <w:jc w:val="center"/>
              <w:rPr>
                <w:rFonts w:ascii="Arial" w:eastAsia="Arial Unicode MS" w:hAnsi="Arial" w:cs="Arial"/>
                <w:sz w:val="24"/>
                <w:szCs w:val="24"/>
              </w:rPr>
            </w:pPr>
            <w:r w:rsidRPr="0013606B">
              <w:rPr>
                <w:rFonts w:ascii="Arial" w:eastAsia="Arial Unicode MS" w:hAnsi="Arial" w:cs="Arial"/>
                <w:sz w:val="24"/>
                <w:szCs w:val="24"/>
              </w:rPr>
              <w:t>Note</w:t>
            </w:r>
          </w:p>
        </w:tc>
      </w:tr>
      <w:tr w:rsidR="0013606B" w:rsidRPr="0013606B" w14:paraId="682BE028" w14:textId="77777777" w:rsidTr="008C1183">
        <w:trPr>
          <w:trHeight w:val="690"/>
        </w:trPr>
        <w:tc>
          <w:tcPr>
            <w:tcW w:w="1228" w:type="dxa"/>
            <w:vMerge w:val="restart"/>
            <w:vAlign w:val="center"/>
          </w:tcPr>
          <w:p w14:paraId="119AB0B4" w14:textId="1CDFEFAF" w:rsidR="00504AC1" w:rsidRPr="0013606B" w:rsidRDefault="00504AC1" w:rsidP="00504AC1">
            <w:pPr>
              <w:shd w:val="clear" w:color="auto" w:fill="FFFFFF"/>
              <w:spacing w:line="384" w:lineRule="auto"/>
              <w:textAlignment w:val="baseline"/>
              <w:rPr>
                <w:rFonts w:ascii="Arial" w:eastAsia="Arial Unicode MS" w:hAnsi="Arial" w:cs="Arial"/>
                <w:sz w:val="24"/>
                <w:szCs w:val="24"/>
              </w:rPr>
            </w:pPr>
            <w:r w:rsidRPr="0013606B">
              <w:rPr>
                <w:rFonts w:ascii="Arial" w:eastAsia="Arial Unicode MS" w:hAnsi="Arial" w:cs="Arial"/>
                <w:sz w:val="24"/>
                <w:szCs w:val="24"/>
              </w:rPr>
              <w:lastRenderedPageBreak/>
              <w:t>DD Documents</w:t>
            </w:r>
          </w:p>
        </w:tc>
        <w:tc>
          <w:tcPr>
            <w:tcW w:w="5484" w:type="dxa"/>
            <w:vAlign w:val="center"/>
          </w:tcPr>
          <w:p w14:paraId="7679A751" w14:textId="77777777" w:rsidR="00504AC1" w:rsidRPr="0013606B" w:rsidRDefault="00504AC1" w:rsidP="00D07982">
            <w:pPr>
              <w:rPr>
                <w:rFonts w:ascii="Arial" w:eastAsia="Arial Unicode MS" w:hAnsi="Arial" w:cs="Arial"/>
                <w:sz w:val="24"/>
                <w:szCs w:val="24"/>
              </w:rPr>
            </w:pPr>
            <w:r w:rsidRPr="0013606B">
              <w:rPr>
                <w:rFonts w:ascii="Arial" w:eastAsia="Arial Unicode MS" w:hAnsi="Arial" w:cs="Arial"/>
                <w:sz w:val="24"/>
                <w:szCs w:val="24"/>
              </w:rPr>
              <w:t>Design description</w:t>
            </w:r>
          </w:p>
        </w:tc>
        <w:tc>
          <w:tcPr>
            <w:tcW w:w="682" w:type="dxa"/>
            <w:vAlign w:val="center"/>
          </w:tcPr>
          <w:p w14:paraId="3414C048" w14:textId="6E974861" w:rsidR="00504AC1" w:rsidRPr="0013606B" w:rsidRDefault="00504AC1" w:rsidP="00D07982">
            <w:pPr>
              <w:pStyle w:val="a3"/>
              <w:ind w:leftChars="0" w:left="0"/>
              <w:jc w:val="center"/>
              <w:rPr>
                <w:rFonts w:ascii="Arial" w:eastAsia="Arial Unicode MS" w:hAnsi="Arial" w:cs="Arial"/>
                <w:sz w:val="24"/>
                <w:szCs w:val="24"/>
              </w:rPr>
            </w:pPr>
            <w:r w:rsidRPr="0013606B">
              <w:rPr>
                <w:rFonts w:ascii="Arial" w:eastAsia="Arial Unicode MS" w:hAnsi="Arial" w:cs="Arial"/>
                <w:sz w:val="24"/>
                <w:szCs w:val="24"/>
              </w:rPr>
              <w:t>2</w:t>
            </w:r>
          </w:p>
        </w:tc>
        <w:tc>
          <w:tcPr>
            <w:tcW w:w="1686" w:type="dxa"/>
            <w:vAlign w:val="center"/>
          </w:tcPr>
          <w:p w14:paraId="1B2150F7" w14:textId="77777777" w:rsidR="00504AC1" w:rsidRPr="0013606B" w:rsidRDefault="00504AC1" w:rsidP="00D07982">
            <w:pPr>
              <w:rPr>
                <w:rFonts w:ascii="Arial" w:eastAsia="Arial Unicode MS" w:hAnsi="Arial" w:cs="Arial"/>
                <w:sz w:val="24"/>
                <w:szCs w:val="24"/>
              </w:rPr>
            </w:pPr>
            <w:r w:rsidRPr="0013606B">
              <w:rPr>
                <w:rFonts w:ascii="Arial" w:eastAsia="Arial Unicode MS" w:hAnsi="Arial" w:cs="Arial"/>
                <w:sz w:val="24"/>
                <w:szCs w:val="24"/>
              </w:rPr>
              <w:t>Hard &amp; soft copy</w:t>
            </w:r>
          </w:p>
        </w:tc>
      </w:tr>
      <w:tr w:rsidR="0013606B" w:rsidRPr="0013606B" w14:paraId="58C628B2" w14:textId="77777777" w:rsidTr="00C677D5">
        <w:trPr>
          <w:trHeight w:val="879"/>
        </w:trPr>
        <w:tc>
          <w:tcPr>
            <w:tcW w:w="1228" w:type="dxa"/>
            <w:vMerge/>
          </w:tcPr>
          <w:p w14:paraId="764342DB" w14:textId="77777777" w:rsidR="008C1183" w:rsidRPr="0013606B" w:rsidRDefault="008C1183" w:rsidP="00D07982">
            <w:pPr>
              <w:pStyle w:val="a3"/>
              <w:ind w:leftChars="0" w:left="0"/>
              <w:rPr>
                <w:rFonts w:ascii="Arial" w:eastAsia="Arial Unicode MS" w:hAnsi="Arial" w:cs="Arial"/>
                <w:sz w:val="24"/>
                <w:szCs w:val="24"/>
              </w:rPr>
            </w:pPr>
          </w:p>
        </w:tc>
        <w:tc>
          <w:tcPr>
            <w:tcW w:w="5484" w:type="dxa"/>
            <w:vAlign w:val="center"/>
          </w:tcPr>
          <w:p w14:paraId="0D68D415" w14:textId="77777777" w:rsidR="008C1183" w:rsidRPr="0013606B" w:rsidRDefault="008C1183" w:rsidP="00D07982">
            <w:pPr>
              <w:rPr>
                <w:rFonts w:ascii="Arial" w:eastAsia="Arial Unicode MS" w:hAnsi="Arial" w:cs="Arial"/>
                <w:sz w:val="24"/>
                <w:szCs w:val="24"/>
              </w:rPr>
            </w:pPr>
            <w:r w:rsidRPr="0013606B">
              <w:rPr>
                <w:rFonts w:ascii="Arial" w:eastAsia="Arial Unicode MS" w:hAnsi="Arial" w:cs="Arial"/>
                <w:sz w:val="24"/>
                <w:szCs w:val="24"/>
              </w:rPr>
              <w:t>Floor plan, elevation, section and site plan</w:t>
            </w:r>
          </w:p>
        </w:tc>
        <w:tc>
          <w:tcPr>
            <w:tcW w:w="682" w:type="dxa"/>
            <w:vAlign w:val="center"/>
          </w:tcPr>
          <w:p w14:paraId="099CDB4F" w14:textId="478F2BEF" w:rsidR="008C1183" w:rsidRPr="0013606B" w:rsidRDefault="008C1183" w:rsidP="00D07982">
            <w:pPr>
              <w:pStyle w:val="a3"/>
              <w:ind w:leftChars="0" w:left="0"/>
              <w:jc w:val="center"/>
              <w:rPr>
                <w:rFonts w:ascii="Arial" w:eastAsia="Arial Unicode MS" w:hAnsi="Arial" w:cs="Arial"/>
                <w:sz w:val="24"/>
                <w:szCs w:val="24"/>
              </w:rPr>
            </w:pPr>
            <w:r w:rsidRPr="0013606B">
              <w:rPr>
                <w:rFonts w:ascii="Arial" w:eastAsia="Arial Unicode MS" w:hAnsi="Arial" w:cs="Arial"/>
                <w:sz w:val="24"/>
                <w:szCs w:val="24"/>
              </w:rPr>
              <w:t>2</w:t>
            </w:r>
          </w:p>
        </w:tc>
        <w:tc>
          <w:tcPr>
            <w:tcW w:w="1686" w:type="dxa"/>
            <w:vAlign w:val="center"/>
          </w:tcPr>
          <w:p w14:paraId="61962995" w14:textId="77777777" w:rsidR="008C1183" w:rsidRPr="0013606B" w:rsidRDefault="008C1183" w:rsidP="00D07982">
            <w:pPr>
              <w:rPr>
                <w:rFonts w:ascii="Arial" w:eastAsia="Arial Unicode MS" w:hAnsi="Arial" w:cs="Arial"/>
                <w:sz w:val="24"/>
                <w:szCs w:val="24"/>
              </w:rPr>
            </w:pPr>
            <w:r w:rsidRPr="0013606B">
              <w:rPr>
                <w:rFonts w:ascii="Arial" w:eastAsia="Arial Unicode MS" w:hAnsi="Arial" w:cs="Arial"/>
                <w:sz w:val="24"/>
                <w:szCs w:val="24"/>
              </w:rPr>
              <w:t>Hard copy with A1 or A2 &amp; soft copy</w:t>
            </w:r>
          </w:p>
        </w:tc>
      </w:tr>
      <w:tr w:rsidR="0013606B" w:rsidRPr="0013606B" w14:paraId="3D502E35" w14:textId="77777777" w:rsidTr="008C1183">
        <w:trPr>
          <w:trHeight w:val="314"/>
        </w:trPr>
        <w:tc>
          <w:tcPr>
            <w:tcW w:w="1378" w:type="dxa"/>
            <w:vMerge/>
          </w:tcPr>
          <w:p w14:paraId="2EEE0F42" w14:textId="77777777" w:rsidR="00504AC1" w:rsidRPr="0013606B" w:rsidRDefault="00504AC1" w:rsidP="00D07982">
            <w:pPr>
              <w:pStyle w:val="a3"/>
              <w:ind w:leftChars="0" w:left="0"/>
              <w:rPr>
                <w:rFonts w:ascii="Arial" w:eastAsia="Arial Unicode MS" w:hAnsi="Arial" w:cs="Arial"/>
                <w:sz w:val="24"/>
                <w:szCs w:val="24"/>
              </w:rPr>
            </w:pPr>
          </w:p>
        </w:tc>
        <w:tc>
          <w:tcPr>
            <w:tcW w:w="5327" w:type="dxa"/>
            <w:vAlign w:val="center"/>
          </w:tcPr>
          <w:p w14:paraId="7DCC2772" w14:textId="77777777" w:rsidR="00504AC1" w:rsidRPr="0013606B" w:rsidRDefault="00504AC1" w:rsidP="00D07982">
            <w:pPr>
              <w:rPr>
                <w:rFonts w:ascii="Arial" w:eastAsia="Arial Unicode MS" w:hAnsi="Arial" w:cs="Arial"/>
                <w:sz w:val="24"/>
                <w:szCs w:val="24"/>
              </w:rPr>
            </w:pPr>
            <w:r w:rsidRPr="0013606B">
              <w:rPr>
                <w:rFonts w:ascii="Arial" w:eastAsia="Arial Unicode MS" w:hAnsi="Arial" w:cs="Arial"/>
                <w:sz w:val="24"/>
                <w:szCs w:val="24"/>
              </w:rPr>
              <w:t>Specification and structural calculation (If needed)</w:t>
            </w:r>
          </w:p>
        </w:tc>
        <w:tc>
          <w:tcPr>
            <w:tcW w:w="727" w:type="dxa"/>
            <w:vAlign w:val="center"/>
          </w:tcPr>
          <w:p w14:paraId="1C1243C4" w14:textId="2AB981A2" w:rsidR="00504AC1" w:rsidRPr="0013606B" w:rsidRDefault="00504AC1" w:rsidP="00D07982">
            <w:pPr>
              <w:pStyle w:val="a3"/>
              <w:ind w:leftChars="0" w:left="0"/>
              <w:jc w:val="center"/>
              <w:rPr>
                <w:rFonts w:ascii="Arial" w:eastAsia="Arial Unicode MS" w:hAnsi="Arial" w:cs="Arial"/>
                <w:sz w:val="24"/>
                <w:szCs w:val="24"/>
              </w:rPr>
            </w:pPr>
            <w:r w:rsidRPr="0013606B">
              <w:rPr>
                <w:rFonts w:ascii="Arial" w:eastAsia="Arial Unicode MS" w:hAnsi="Arial" w:cs="Arial"/>
                <w:sz w:val="24"/>
                <w:szCs w:val="24"/>
              </w:rPr>
              <w:t>2</w:t>
            </w:r>
          </w:p>
        </w:tc>
        <w:tc>
          <w:tcPr>
            <w:tcW w:w="1648" w:type="dxa"/>
            <w:vAlign w:val="center"/>
          </w:tcPr>
          <w:p w14:paraId="03BE79B8" w14:textId="77777777" w:rsidR="00504AC1" w:rsidRPr="0013606B" w:rsidRDefault="00504AC1" w:rsidP="00D07982">
            <w:pPr>
              <w:rPr>
                <w:rFonts w:ascii="Arial" w:eastAsia="Arial Unicode MS" w:hAnsi="Arial" w:cs="Arial"/>
                <w:sz w:val="24"/>
                <w:szCs w:val="24"/>
              </w:rPr>
            </w:pPr>
            <w:r w:rsidRPr="0013606B">
              <w:rPr>
                <w:rFonts w:ascii="Arial" w:eastAsia="Arial Unicode MS" w:hAnsi="Arial" w:cs="Arial"/>
                <w:sz w:val="24"/>
                <w:szCs w:val="24"/>
              </w:rPr>
              <w:t>Hard &amp; soft copy</w:t>
            </w:r>
          </w:p>
        </w:tc>
      </w:tr>
      <w:tr w:rsidR="0013606B" w:rsidRPr="0013606B" w14:paraId="32075B4B" w14:textId="77777777" w:rsidTr="008C1183">
        <w:trPr>
          <w:trHeight w:val="314"/>
        </w:trPr>
        <w:tc>
          <w:tcPr>
            <w:tcW w:w="1378" w:type="dxa"/>
            <w:vMerge/>
          </w:tcPr>
          <w:p w14:paraId="48098118" w14:textId="77777777" w:rsidR="00504AC1" w:rsidRPr="0013606B" w:rsidRDefault="00504AC1" w:rsidP="00D07982">
            <w:pPr>
              <w:pStyle w:val="a3"/>
              <w:ind w:leftChars="0" w:left="0"/>
              <w:rPr>
                <w:rFonts w:ascii="Arial" w:eastAsia="Arial Unicode MS" w:hAnsi="Arial" w:cs="Arial"/>
                <w:sz w:val="24"/>
                <w:szCs w:val="24"/>
              </w:rPr>
            </w:pPr>
          </w:p>
        </w:tc>
        <w:tc>
          <w:tcPr>
            <w:tcW w:w="5327" w:type="dxa"/>
            <w:vAlign w:val="center"/>
          </w:tcPr>
          <w:p w14:paraId="2FAA4764" w14:textId="77777777" w:rsidR="00504AC1" w:rsidRPr="0013606B" w:rsidRDefault="00504AC1" w:rsidP="00D07982">
            <w:pPr>
              <w:rPr>
                <w:rFonts w:ascii="Arial" w:eastAsia="Arial Unicode MS" w:hAnsi="Arial" w:cs="Arial"/>
                <w:sz w:val="24"/>
                <w:szCs w:val="24"/>
              </w:rPr>
            </w:pPr>
            <w:r w:rsidRPr="0013606B">
              <w:rPr>
                <w:rFonts w:ascii="Arial" w:eastAsia="Arial Unicode MS" w:hAnsi="Arial" w:cs="Arial"/>
                <w:sz w:val="24"/>
                <w:szCs w:val="24"/>
              </w:rPr>
              <w:t>Approximate construction cost statement per DD dwg.</w:t>
            </w:r>
          </w:p>
        </w:tc>
        <w:tc>
          <w:tcPr>
            <w:tcW w:w="727" w:type="dxa"/>
            <w:vAlign w:val="center"/>
          </w:tcPr>
          <w:p w14:paraId="3281A0B8" w14:textId="351CD0F4" w:rsidR="00504AC1" w:rsidRPr="0013606B" w:rsidRDefault="00504AC1" w:rsidP="00D07982">
            <w:pPr>
              <w:pStyle w:val="a3"/>
              <w:ind w:leftChars="0" w:left="0"/>
              <w:jc w:val="center"/>
              <w:rPr>
                <w:rFonts w:ascii="Arial" w:eastAsia="Arial Unicode MS" w:hAnsi="Arial" w:cs="Arial"/>
                <w:sz w:val="24"/>
                <w:szCs w:val="24"/>
              </w:rPr>
            </w:pPr>
            <w:r w:rsidRPr="0013606B">
              <w:rPr>
                <w:rFonts w:ascii="Arial" w:eastAsia="Arial Unicode MS" w:hAnsi="Arial" w:cs="Arial"/>
                <w:sz w:val="24"/>
                <w:szCs w:val="24"/>
              </w:rPr>
              <w:t>2</w:t>
            </w:r>
          </w:p>
        </w:tc>
        <w:tc>
          <w:tcPr>
            <w:tcW w:w="1648" w:type="dxa"/>
            <w:vAlign w:val="center"/>
          </w:tcPr>
          <w:p w14:paraId="31FF8112" w14:textId="77777777" w:rsidR="00504AC1" w:rsidRPr="0013606B" w:rsidRDefault="00504AC1" w:rsidP="00D07982">
            <w:pPr>
              <w:rPr>
                <w:rFonts w:ascii="Arial" w:eastAsia="Arial Unicode MS" w:hAnsi="Arial" w:cs="Arial"/>
                <w:sz w:val="24"/>
                <w:szCs w:val="24"/>
              </w:rPr>
            </w:pPr>
            <w:r w:rsidRPr="0013606B">
              <w:rPr>
                <w:rFonts w:ascii="Arial" w:eastAsia="Arial Unicode MS" w:hAnsi="Arial" w:cs="Arial"/>
                <w:sz w:val="24"/>
                <w:szCs w:val="24"/>
              </w:rPr>
              <w:t>Hard &amp; soft copy</w:t>
            </w:r>
          </w:p>
        </w:tc>
      </w:tr>
      <w:tr w:rsidR="0013606B" w:rsidRPr="0013606B" w14:paraId="0A493486" w14:textId="77777777" w:rsidTr="008C1183">
        <w:trPr>
          <w:trHeight w:val="1298"/>
        </w:trPr>
        <w:tc>
          <w:tcPr>
            <w:tcW w:w="1378" w:type="dxa"/>
            <w:vMerge/>
          </w:tcPr>
          <w:p w14:paraId="5F461839" w14:textId="77777777" w:rsidR="00504AC1" w:rsidRPr="0013606B" w:rsidRDefault="00504AC1" w:rsidP="00D07982">
            <w:pPr>
              <w:pStyle w:val="a3"/>
              <w:ind w:leftChars="0" w:left="0"/>
              <w:rPr>
                <w:rFonts w:ascii="Arial" w:eastAsia="Arial Unicode MS" w:hAnsi="Arial" w:cs="Arial"/>
                <w:sz w:val="24"/>
                <w:szCs w:val="24"/>
              </w:rPr>
            </w:pPr>
          </w:p>
        </w:tc>
        <w:tc>
          <w:tcPr>
            <w:tcW w:w="7702" w:type="dxa"/>
            <w:gridSpan w:val="3"/>
            <w:vAlign w:val="center"/>
          </w:tcPr>
          <w:p w14:paraId="474C377D" w14:textId="77777777" w:rsidR="00504AC1" w:rsidRPr="0013606B" w:rsidRDefault="00504AC1" w:rsidP="00D07982">
            <w:pPr>
              <w:rPr>
                <w:rFonts w:ascii="Arial" w:eastAsia="Arial Unicode MS" w:hAnsi="Arial" w:cs="Arial"/>
                <w:sz w:val="24"/>
                <w:szCs w:val="24"/>
              </w:rPr>
            </w:pPr>
            <w:r w:rsidRPr="0013606B">
              <w:rPr>
                <w:rFonts w:ascii="Arial" w:eastAsia="Arial Unicode MS" w:hAnsi="Arial" w:cs="Arial"/>
                <w:sz w:val="24"/>
                <w:szCs w:val="24"/>
              </w:rPr>
              <w:t>All documents should be submitted as hard and soft copy. Soft copy can be delivered via USB and e-mail.</w:t>
            </w:r>
          </w:p>
          <w:p w14:paraId="158E2C61" w14:textId="28377DAE" w:rsidR="005A3A17" w:rsidRPr="0013606B" w:rsidRDefault="008C1183" w:rsidP="00D07982">
            <w:pPr>
              <w:rPr>
                <w:rFonts w:ascii="Arial" w:hAnsi="Arial" w:cs="Arial"/>
                <w:sz w:val="24"/>
                <w:szCs w:val="24"/>
              </w:rPr>
            </w:pPr>
            <w:r w:rsidRPr="0013606B">
              <w:rPr>
                <w:rFonts w:ascii="Arial" w:hAnsi="Arial" w:cs="Arial"/>
                <w:sz w:val="22"/>
              </w:rPr>
              <w:t>All deliverables under this contract must be submitt</w:t>
            </w:r>
            <w:r w:rsidR="00C4062C" w:rsidRPr="0013606B">
              <w:rPr>
                <w:rFonts w:ascii="Arial" w:hAnsi="Arial" w:cs="Arial"/>
                <w:sz w:val="22"/>
              </w:rPr>
              <w:t>ed in English and Russian</w:t>
            </w:r>
            <w:r w:rsidRPr="0013606B">
              <w:rPr>
                <w:rFonts w:ascii="Arial" w:hAnsi="Arial" w:cs="Arial"/>
                <w:sz w:val="22"/>
              </w:rPr>
              <w:t xml:space="preserve"> versions. Bilingual format (English an</w:t>
            </w:r>
            <w:r w:rsidR="00C4062C" w:rsidRPr="0013606B">
              <w:rPr>
                <w:rFonts w:ascii="Arial" w:hAnsi="Arial" w:cs="Arial"/>
                <w:sz w:val="22"/>
              </w:rPr>
              <w:t>d Russian</w:t>
            </w:r>
            <w:r w:rsidRPr="0013606B">
              <w:rPr>
                <w:rFonts w:ascii="Arial" w:hAnsi="Arial" w:cs="Arial"/>
                <w:sz w:val="22"/>
              </w:rPr>
              <w:t>) may be used if needed.</w:t>
            </w:r>
          </w:p>
        </w:tc>
      </w:tr>
    </w:tbl>
    <w:p w14:paraId="35709D65" w14:textId="77777777" w:rsidR="00504AC1" w:rsidRPr="0013606B" w:rsidRDefault="00504AC1" w:rsidP="00504AC1">
      <w:pPr>
        <w:pStyle w:val="a3"/>
        <w:ind w:leftChars="0" w:left="1120"/>
        <w:rPr>
          <w:rFonts w:ascii="Arial" w:eastAsia="Arial Unicode MS" w:hAnsi="Arial" w:cs="Arial"/>
          <w:sz w:val="24"/>
          <w:szCs w:val="24"/>
        </w:rPr>
      </w:pPr>
    </w:p>
    <w:p w14:paraId="3C5305AE" w14:textId="27F3847A" w:rsidR="00504AC1" w:rsidRPr="0013606B" w:rsidRDefault="00504AC1" w:rsidP="00504AC1">
      <w:pPr>
        <w:rPr>
          <w:rFonts w:ascii="Arial" w:eastAsia="Arial Unicode MS" w:hAnsi="Arial" w:cs="Arial"/>
          <w:sz w:val="24"/>
          <w:szCs w:val="24"/>
        </w:rPr>
      </w:pPr>
      <w:r w:rsidRPr="0013606B">
        <w:rPr>
          <w:rFonts w:ascii="Arial" w:eastAsia="Arial Unicode MS" w:hAnsi="Arial" w:cs="Arial"/>
          <w:kern w:val="0"/>
          <w:sz w:val="24"/>
          <w:szCs w:val="24"/>
        </w:rPr>
        <w:t>(c) Submittal List for the Construction Document</w:t>
      </w:r>
      <w:r w:rsidR="00A655BE" w:rsidRPr="0013606B">
        <w:rPr>
          <w:rFonts w:ascii="Arial" w:eastAsia="Arial Unicode MS" w:hAnsi="Arial" w:cs="Arial"/>
          <w:kern w:val="0"/>
          <w:sz w:val="24"/>
          <w:szCs w:val="24"/>
        </w:rPr>
        <w:t xml:space="preserve"> </w:t>
      </w:r>
      <w:r w:rsidRPr="0013606B">
        <w:rPr>
          <w:rFonts w:ascii="Arial" w:eastAsia="Arial Unicode MS" w:hAnsi="Arial" w:cs="Arial"/>
          <w:kern w:val="0"/>
          <w:sz w:val="24"/>
          <w:szCs w:val="24"/>
        </w:rPr>
        <w:t>(CD) Phase</w:t>
      </w:r>
    </w:p>
    <w:tbl>
      <w:tblPr>
        <w:tblStyle w:val="a6"/>
        <w:tblW w:w="9079" w:type="dxa"/>
        <w:tblLook w:val="04A0" w:firstRow="1" w:lastRow="0" w:firstColumn="1" w:lastColumn="0" w:noHBand="0" w:noVBand="1"/>
      </w:tblPr>
      <w:tblGrid>
        <w:gridCol w:w="1817"/>
        <w:gridCol w:w="3305"/>
        <w:gridCol w:w="777"/>
        <w:gridCol w:w="830"/>
        <w:gridCol w:w="2350"/>
      </w:tblGrid>
      <w:tr w:rsidR="0013606B" w:rsidRPr="0013606B" w14:paraId="7FEDCA8C" w14:textId="77777777" w:rsidTr="00D07982">
        <w:trPr>
          <w:trHeight w:val="422"/>
        </w:trPr>
        <w:tc>
          <w:tcPr>
            <w:tcW w:w="1350" w:type="dxa"/>
            <w:vAlign w:val="center"/>
          </w:tcPr>
          <w:p w14:paraId="580DC3D1" w14:textId="77777777" w:rsidR="00504AC1" w:rsidRPr="0013606B" w:rsidRDefault="00504AC1" w:rsidP="00D07982">
            <w:pPr>
              <w:pStyle w:val="a3"/>
              <w:ind w:leftChars="0" w:left="0"/>
              <w:jc w:val="center"/>
              <w:rPr>
                <w:rFonts w:ascii="Arial" w:eastAsia="Arial Unicode MS" w:hAnsi="Arial" w:cs="Arial"/>
                <w:sz w:val="24"/>
                <w:szCs w:val="24"/>
              </w:rPr>
            </w:pPr>
            <w:r w:rsidRPr="0013606B">
              <w:rPr>
                <w:rFonts w:ascii="Arial" w:eastAsia="Arial Unicode MS" w:hAnsi="Arial" w:cs="Arial"/>
                <w:sz w:val="24"/>
                <w:szCs w:val="24"/>
              </w:rPr>
              <w:t>Submittal</w:t>
            </w:r>
          </w:p>
        </w:tc>
        <w:tc>
          <w:tcPr>
            <w:tcW w:w="3659" w:type="dxa"/>
            <w:vAlign w:val="center"/>
          </w:tcPr>
          <w:p w14:paraId="231E2070" w14:textId="77777777" w:rsidR="00504AC1" w:rsidRPr="0013606B" w:rsidRDefault="00504AC1" w:rsidP="00D07982">
            <w:pPr>
              <w:pStyle w:val="a3"/>
              <w:ind w:leftChars="0" w:left="0"/>
              <w:jc w:val="center"/>
              <w:rPr>
                <w:rFonts w:ascii="Arial" w:eastAsia="Arial Unicode MS" w:hAnsi="Arial" w:cs="Arial"/>
                <w:sz w:val="24"/>
                <w:szCs w:val="24"/>
              </w:rPr>
            </w:pPr>
            <w:r w:rsidRPr="0013606B">
              <w:rPr>
                <w:rFonts w:ascii="Arial" w:eastAsia="Arial Unicode MS" w:hAnsi="Arial" w:cs="Arial"/>
                <w:sz w:val="24"/>
                <w:szCs w:val="24"/>
              </w:rPr>
              <w:t>Contents</w:t>
            </w:r>
          </w:p>
        </w:tc>
        <w:tc>
          <w:tcPr>
            <w:tcW w:w="707" w:type="dxa"/>
            <w:vAlign w:val="center"/>
          </w:tcPr>
          <w:p w14:paraId="55CF37A9" w14:textId="77777777" w:rsidR="00504AC1" w:rsidRPr="0013606B" w:rsidRDefault="00504AC1" w:rsidP="00D07982">
            <w:pPr>
              <w:pStyle w:val="a3"/>
              <w:ind w:leftChars="0" w:left="0"/>
              <w:jc w:val="center"/>
              <w:rPr>
                <w:rFonts w:ascii="Arial" w:eastAsia="Arial Unicode MS" w:hAnsi="Arial" w:cs="Arial"/>
                <w:sz w:val="24"/>
                <w:szCs w:val="24"/>
              </w:rPr>
            </w:pPr>
            <w:r w:rsidRPr="0013606B">
              <w:rPr>
                <w:rFonts w:ascii="Arial" w:eastAsia="Arial Unicode MS" w:hAnsi="Arial" w:cs="Arial"/>
                <w:sz w:val="24"/>
                <w:szCs w:val="24"/>
              </w:rPr>
              <w:t>80%</w:t>
            </w:r>
          </w:p>
          <w:p w14:paraId="09973979" w14:textId="77777777" w:rsidR="00504AC1" w:rsidRPr="0013606B" w:rsidRDefault="00504AC1" w:rsidP="00D07982">
            <w:pPr>
              <w:pStyle w:val="a3"/>
              <w:ind w:leftChars="0" w:left="0"/>
              <w:jc w:val="center"/>
              <w:rPr>
                <w:rFonts w:ascii="Arial" w:eastAsia="Arial Unicode MS" w:hAnsi="Arial" w:cs="Arial"/>
                <w:sz w:val="24"/>
                <w:szCs w:val="24"/>
              </w:rPr>
            </w:pPr>
            <w:r w:rsidRPr="0013606B">
              <w:rPr>
                <w:rFonts w:ascii="Arial" w:eastAsia="Arial Unicode MS" w:hAnsi="Arial" w:cs="Arial"/>
                <w:sz w:val="24"/>
                <w:szCs w:val="24"/>
              </w:rPr>
              <w:t>Copy</w:t>
            </w:r>
          </w:p>
        </w:tc>
        <w:tc>
          <w:tcPr>
            <w:tcW w:w="728" w:type="dxa"/>
            <w:vAlign w:val="center"/>
          </w:tcPr>
          <w:p w14:paraId="098479BA" w14:textId="77777777" w:rsidR="00504AC1" w:rsidRPr="0013606B" w:rsidRDefault="00504AC1" w:rsidP="00D07982">
            <w:pPr>
              <w:pStyle w:val="a3"/>
              <w:ind w:leftChars="0" w:left="0"/>
              <w:jc w:val="center"/>
              <w:rPr>
                <w:rFonts w:ascii="Arial" w:eastAsia="Arial Unicode MS" w:hAnsi="Arial" w:cs="Arial"/>
                <w:sz w:val="24"/>
                <w:szCs w:val="24"/>
              </w:rPr>
            </w:pPr>
            <w:r w:rsidRPr="0013606B">
              <w:rPr>
                <w:rFonts w:ascii="Arial" w:eastAsia="Arial Unicode MS" w:hAnsi="Arial" w:cs="Arial"/>
                <w:sz w:val="24"/>
                <w:szCs w:val="24"/>
              </w:rPr>
              <w:t>100%</w:t>
            </w:r>
          </w:p>
          <w:p w14:paraId="3A3E92D6" w14:textId="77777777" w:rsidR="00504AC1" w:rsidRPr="0013606B" w:rsidRDefault="00504AC1" w:rsidP="00D07982">
            <w:pPr>
              <w:pStyle w:val="a3"/>
              <w:ind w:leftChars="0" w:left="0"/>
              <w:jc w:val="center"/>
              <w:rPr>
                <w:rFonts w:ascii="Arial" w:eastAsia="Arial Unicode MS" w:hAnsi="Arial" w:cs="Arial"/>
                <w:sz w:val="24"/>
                <w:szCs w:val="24"/>
              </w:rPr>
            </w:pPr>
            <w:r w:rsidRPr="0013606B">
              <w:rPr>
                <w:rFonts w:ascii="Arial" w:eastAsia="Arial Unicode MS" w:hAnsi="Arial" w:cs="Arial"/>
                <w:sz w:val="24"/>
                <w:szCs w:val="24"/>
              </w:rPr>
              <w:t>Copy</w:t>
            </w:r>
          </w:p>
        </w:tc>
        <w:tc>
          <w:tcPr>
            <w:tcW w:w="2635" w:type="dxa"/>
            <w:vAlign w:val="center"/>
          </w:tcPr>
          <w:p w14:paraId="0D93F369" w14:textId="77777777" w:rsidR="00504AC1" w:rsidRPr="0013606B" w:rsidRDefault="00504AC1" w:rsidP="00D07982">
            <w:pPr>
              <w:pStyle w:val="a3"/>
              <w:ind w:leftChars="0" w:left="0"/>
              <w:jc w:val="center"/>
              <w:rPr>
                <w:rFonts w:ascii="Arial" w:eastAsia="Arial Unicode MS" w:hAnsi="Arial" w:cs="Arial"/>
                <w:sz w:val="24"/>
                <w:szCs w:val="24"/>
              </w:rPr>
            </w:pPr>
            <w:r w:rsidRPr="0013606B">
              <w:rPr>
                <w:rFonts w:ascii="Arial" w:eastAsia="Arial Unicode MS" w:hAnsi="Arial" w:cs="Arial"/>
                <w:sz w:val="24"/>
                <w:szCs w:val="24"/>
              </w:rPr>
              <w:t>Note</w:t>
            </w:r>
          </w:p>
        </w:tc>
      </w:tr>
      <w:tr w:rsidR="0013606B" w:rsidRPr="0013606B" w14:paraId="469896BB" w14:textId="77777777" w:rsidTr="00D07982">
        <w:trPr>
          <w:trHeight w:val="396"/>
        </w:trPr>
        <w:tc>
          <w:tcPr>
            <w:tcW w:w="1350" w:type="dxa"/>
            <w:vMerge w:val="restart"/>
            <w:vAlign w:val="center"/>
          </w:tcPr>
          <w:p w14:paraId="60806108" w14:textId="77777777" w:rsidR="00504AC1" w:rsidRPr="0013606B" w:rsidRDefault="00504AC1" w:rsidP="00D07982">
            <w:pPr>
              <w:pStyle w:val="a3"/>
              <w:ind w:leftChars="0" w:left="0"/>
              <w:jc w:val="center"/>
              <w:rPr>
                <w:rFonts w:ascii="Arial" w:eastAsia="Arial Unicode MS" w:hAnsi="Arial" w:cs="Arial"/>
                <w:sz w:val="24"/>
                <w:szCs w:val="24"/>
              </w:rPr>
            </w:pPr>
            <w:r w:rsidRPr="0013606B">
              <w:rPr>
                <w:rFonts w:ascii="Arial" w:eastAsia="Arial Unicode MS" w:hAnsi="Arial" w:cs="Arial"/>
                <w:sz w:val="24"/>
                <w:szCs w:val="24"/>
              </w:rPr>
              <w:t>Report for the termination of design</w:t>
            </w:r>
          </w:p>
        </w:tc>
        <w:tc>
          <w:tcPr>
            <w:tcW w:w="3659" w:type="dxa"/>
            <w:vAlign w:val="center"/>
          </w:tcPr>
          <w:p w14:paraId="381759A2" w14:textId="77777777" w:rsidR="00504AC1" w:rsidRPr="0013606B" w:rsidRDefault="00504AC1" w:rsidP="00D07982">
            <w:pPr>
              <w:pStyle w:val="a3"/>
              <w:ind w:leftChars="0" w:left="0"/>
              <w:rPr>
                <w:rFonts w:ascii="Arial" w:eastAsia="Arial Unicode MS" w:hAnsi="Arial" w:cs="Arial"/>
                <w:sz w:val="24"/>
                <w:szCs w:val="24"/>
              </w:rPr>
            </w:pPr>
            <w:r w:rsidRPr="0013606B">
              <w:rPr>
                <w:rFonts w:ascii="Arial" w:eastAsia="Arial Unicode MS" w:hAnsi="Arial" w:cs="Arial"/>
                <w:sz w:val="24"/>
                <w:szCs w:val="24"/>
              </w:rPr>
              <w:t>Design description</w:t>
            </w:r>
          </w:p>
        </w:tc>
        <w:tc>
          <w:tcPr>
            <w:tcW w:w="707" w:type="dxa"/>
            <w:vMerge w:val="restart"/>
            <w:vAlign w:val="center"/>
          </w:tcPr>
          <w:p w14:paraId="72D65AA4" w14:textId="4E5D9ECA" w:rsidR="00504AC1" w:rsidRPr="0013606B" w:rsidRDefault="00504AC1" w:rsidP="00D07982">
            <w:pPr>
              <w:pStyle w:val="a3"/>
              <w:ind w:leftChars="0" w:left="0"/>
              <w:jc w:val="center"/>
              <w:rPr>
                <w:rFonts w:ascii="Arial" w:eastAsia="Arial Unicode MS" w:hAnsi="Arial" w:cs="Arial"/>
                <w:sz w:val="24"/>
                <w:szCs w:val="24"/>
              </w:rPr>
            </w:pPr>
            <w:r w:rsidRPr="0013606B">
              <w:rPr>
                <w:rFonts w:ascii="Arial" w:eastAsia="Arial Unicode MS" w:hAnsi="Arial" w:cs="Arial"/>
                <w:sz w:val="24"/>
                <w:szCs w:val="24"/>
              </w:rPr>
              <w:t>2</w:t>
            </w:r>
          </w:p>
        </w:tc>
        <w:tc>
          <w:tcPr>
            <w:tcW w:w="728" w:type="dxa"/>
            <w:vMerge w:val="restart"/>
            <w:vAlign w:val="center"/>
          </w:tcPr>
          <w:p w14:paraId="246027A9" w14:textId="6655BAD4" w:rsidR="00504AC1" w:rsidRPr="0013606B" w:rsidRDefault="00504AC1" w:rsidP="00D07982">
            <w:pPr>
              <w:pStyle w:val="a3"/>
              <w:ind w:leftChars="0" w:left="0"/>
              <w:jc w:val="center"/>
              <w:rPr>
                <w:rFonts w:ascii="Arial" w:eastAsia="Arial Unicode MS" w:hAnsi="Arial" w:cs="Arial"/>
                <w:sz w:val="24"/>
                <w:szCs w:val="24"/>
              </w:rPr>
            </w:pPr>
            <w:r w:rsidRPr="0013606B">
              <w:rPr>
                <w:rFonts w:ascii="Arial" w:eastAsia="Arial Unicode MS" w:hAnsi="Arial" w:cs="Arial"/>
                <w:sz w:val="24"/>
                <w:szCs w:val="24"/>
              </w:rPr>
              <w:t>4</w:t>
            </w:r>
          </w:p>
        </w:tc>
        <w:tc>
          <w:tcPr>
            <w:tcW w:w="2635" w:type="dxa"/>
            <w:vMerge w:val="restart"/>
            <w:vAlign w:val="center"/>
          </w:tcPr>
          <w:p w14:paraId="17DE4F65" w14:textId="77777777" w:rsidR="00504AC1" w:rsidRPr="0013606B" w:rsidRDefault="00504AC1" w:rsidP="00D07982">
            <w:pPr>
              <w:pStyle w:val="a3"/>
              <w:ind w:leftChars="0" w:left="0"/>
              <w:jc w:val="left"/>
              <w:rPr>
                <w:rFonts w:ascii="Arial" w:eastAsia="Arial Unicode MS" w:hAnsi="Arial" w:cs="Arial"/>
                <w:sz w:val="24"/>
                <w:szCs w:val="24"/>
              </w:rPr>
            </w:pPr>
            <w:r w:rsidRPr="0013606B">
              <w:rPr>
                <w:rFonts w:ascii="Arial" w:eastAsia="Arial Unicode MS" w:hAnsi="Arial" w:cs="Arial"/>
                <w:sz w:val="24"/>
                <w:szCs w:val="24"/>
              </w:rPr>
              <w:t>Hard &amp; soft copy</w:t>
            </w:r>
          </w:p>
        </w:tc>
      </w:tr>
      <w:tr w:rsidR="0013606B" w:rsidRPr="0013606B" w14:paraId="0D2E3968" w14:textId="77777777" w:rsidTr="00D07982">
        <w:trPr>
          <w:trHeight w:val="422"/>
        </w:trPr>
        <w:tc>
          <w:tcPr>
            <w:tcW w:w="1350" w:type="dxa"/>
            <w:vMerge/>
            <w:vAlign w:val="center"/>
          </w:tcPr>
          <w:p w14:paraId="66DB50E2" w14:textId="77777777" w:rsidR="00504AC1" w:rsidRPr="0013606B" w:rsidRDefault="00504AC1" w:rsidP="00D07982">
            <w:pPr>
              <w:pStyle w:val="a3"/>
              <w:ind w:leftChars="0" w:left="0"/>
              <w:jc w:val="center"/>
              <w:rPr>
                <w:rFonts w:ascii="Arial" w:eastAsia="Arial Unicode MS" w:hAnsi="Arial" w:cs="Arial"/>
                <w:sz w:val="24"/>
                <w:szCs w:val="24"/>
              </w:rPr>
            </w:pPr>
          </w:p>
        </w:tc>
        <w:tc>
          <w:tcPr>
            <w:tcW w:w="3659" w:type="dxa"/>
            <w:vAlign w:val="center"/>
          </w:tcPr>
          <w:p w14:paraId="06BADCD9" w14:textId="77777777" w:rsidR="00504AC1" w:rsidRPr="0013606B" w:rsidRDefault="00504AC1" w:rsidP="00D07982">
            <w:pPr>
              <w:pStyle w:val="a3"/>
              <w:ind w:leftChars="0" w:left="0"/>
              <w:rPr>
                <w:rFonts w:ascii="Arial" w:eastAsia="Arial Unicode MS" w:hAnsi="Arial" w:cs="Arial"/>
                <w:sz w:val="24"/>
                <w:szCs w:val="24"/>
              </w:rPr>
            </w:pPr>
            <w:r w:rsidRPr="0013606B">
              <w:rPr>
                <w:rFonts w:ascii="Arial" w:eastAsia="Arial Unicode MS" w:hAnsi="Arial" w:cs="Arial"/>
                <w:sz w:val="24"/>
                <w:szCs w:val="24"/>
              </w:rPr>
              <w:t>Designers &amp; engineers’ list and their signs</w:t>
            </w:r>
          </w:p>
        </w:tc>
        <w:tc>
          <w:tcPr>
            <w:tcW w:w="707" w:type="dxa"/>
            <w:vMerge/>
            <w:vAlign w:val="center"/>
          </w:tcPr>
          <w:p w14:paraId="49B73624" w14:textId="77777777" w:rsidR="00504AC1" w:rsidRPr="0013606B" w:rsidRDefault="00504AC1" w:rsidP="00D07982">
            <w:pPr>
              <w:pStyle w:val="a3"/>
              <w:ind w:leftChars="0" w:left="0"/>
              <w:jc w:val="center"/>
              <w:rPr>
                <w:rFonts w:ascii="Arial" w:eastAsia="Arial Unicode MS" w:hAnsi="Arial" w:cs="Arial"/>
                <w:sz w:val="24"/>
                <w:szCs w:val="24"/>
              </w:rPr>
            </w:pPr>
          </w:p>
        </w:tc>
        <w:tc>
          <w:tcPr>
            <w:tcW w:w="728" w:type="dxa"/>
            <w:vMerge/>
            <w:vAlign w:val="center"/>
          </w:tcPr>
          <w:p w14:paraId="14A4DD98" w14:textId="77777777" w:rsidR="00504AC1" w:rsidRPr="0013606B" w:rsidRDefault="00504AC1" w:rsidP="00D07982">
            <w:pPr>
              <w:pStyle w:val="a3"/>
              <w:ind w:leftChars="0" w:left="0"/>
              <w:jc w:val="center"/>
              <w:rPr>
                <w:rFonts w:ascii="Arial" w:eastAsia="Arial Unicode MS" w:hAnsi="Arial" w:cs="Arial"/>
                <w:sz w:val="24"/>
                <w:szCs w:val="24"/>
              </w:rPr>
            </w:pPr>
          </w:p>
        </w:tc>
        <w:tc>
          <w:tcPr>
            <w:tcW w:w="2635" w:type="dxa"/>
            <w:vMerge/>
            <w:vAlign w:val="center"/>
          </w:tcPr>
          <w:p w14:paraId="13D5D3E2" w14:textId="77777777" w:rsidR="00504AC1" w:rsidRPr="0013606B" w:rsidRDefault="00504AC1" w:rsidP="00D07982">
            <w:pPr>
              <w:pStyle w:val="a3"/>
              <w:ind w:leftChars="0" w:left="0"/>
              <w:jc w:val="center"/>
              <w:rPr>
                <w:rFonts w:ascii="Arial" w:eastAsia="Arial Unicode MS" w:hAnsi="Arial" w:cs="Arial"/>
                <w:sz w:val="24"/>
                <w:szCs w:val="24"/>
              </w:rPr>
            </w:pPr>
          </w:p>
        </w:tc>
      </w:tr>
      <w:tr w:rsidR="0013606B" w:rsidRPr="0013606B" w14:paraId="22171067" w14:textId="77777777" w:rsidTr="00D07982">
        <w:trPr>
          <w:trHeight w:val="422"/>
        </w:trPr>
        <w:tc>
          <w:tcPr>
            <w:tcW w:w="1350" w:type="dxa"/>
            <w:vMerge/>
            <w:vAlign w:val="center"/>
          </w:tcPr>
          <w:p w14:paraId="415CF604" w14:textId="77777777" w:rsidR="00504AC1" w:rsidRPr="0013606B" w:rsidRDefault="00504AC1" w:rsidP="00D07982">
            <w:pPr>
              <w:pStyle w:val="a3"/>
              <w:ind w:leftChars="0" w:left="0"/>
              <w:jc w:val="center"/>
              <w:rPr>
                <w:rFonts w:ascii="Arial" w:eastAsia="Arial Unicode MS" w:hAnsi="Arial" w:cs="Arial"/>
                <w:sz w:val="24"/>
                <w:szCs w:val="24"/>
              </w:rPr>
            </w:pPr>
          </w:p>
        </w:tc>
        <w:tc>
          <w:tcPr>
            <w:tcW w:w="3659" w:type="dxa"/>
            <w:vAlign w:val="center"/>
          </w:tcPr>
          <w:p w14:paraId="2656C9E0" w14:textId="77777777" w:rsidR="00504AC1" w:rsidRPr="0013606B" w:rsidRDefault="00504AC1" w:rsidP="00D07982">
            <w:pPr>
              <w:pStyle w:val="a3"/>
              <w:ind w:leftChars="0" w:left="0"/>
              <w:rPr>
                <w:rFonts w:ascii="Arial" w:eastAsia="Arial Unicode MS" w:hAnsi="Arial" w:cs="Arial"/>
                <w:sz w:val="24"/>
                <w:szCs w:val="24"/>
              </w:rPr>
            </w:pPr>
            <w:r w:rsidRPr="0013606B">
              <w:rPr>
                <w:rFonts w:ascii="Arial" w:eastAsia="Arial Unicode MS" w:hAnsi="Arial" w:cs="Arial"/>
                <w:sz w:val="24"/>
                <w:szCs w:val="24"/>
              </w:rPr>
              <w:t>List of the submittal</w:t>
            </w:r>
          </w:p>
        </w:tc>
        <w:tc>
          <w:tcPr>
            <w:tcW w:w="707" w:type="dxa"/>
            <w:vMerge/>
            <w:vAlign w:val="center"/>
          </w:tcPr>
          <w:p w14:paraId="6A8B68B8" w14:textId="77777777" w:rsidR="00504AC1" w:rsidRPr="0013606B" w:rsidRDefault="00504AC1" w:rsidP="00D07982">
            <w:pPr>
              <w:pStyle w:val="a3"/>
              <w:ind w:leftChars="0" w:left="0"/>
              <w:jc w:val="center"/>
              <w:rPr>
                <w:rFonts w:ascii="Arial" w:eastAsia="Arial Unicode MS" w:hAnsi="Arial" w:cs="Arial"/>
                <w:sz w:val="24"/>
                <w:szCs w:val="24"/>
              </w:rPr>
            </w:pPr>
          </w:p>
        </w:tc>
        <w:tc>
          <w:tcPr>
            <w:tcW w:w="728" w:type="dxa"/>
            <w:vMerge/>
            <w:vAlign w:val="center"/>
          </w:tcPr>
          <w:p w14:paraId="013D4C97" w14:textId="77777777" w:rsidR="00504AC1" w:rsidRPr="0013606B" w:rsidRDefault="00504AC1" w:rsidP="00D07982">
            <w:pPr>
              <w:pStyle w:val="a3"/>
              <w:ind w:leftChars="0" w:left="0"/>
              <w:jc w:val="center"/>
              <w:rPr>
                <w:rFonts w:ascii="Arial" w:eastAsia="Arial Unicode MS" w:hAnsi="Arial" w:cs="Arial"/>
                <w:sz w:val="24"/>
                <w:szCs w:val="24"/>
              </w:rPr>
            </w:pPr>
          </w:p>
        </w:tc>
        <w:tc>
          <w:tcPr>
            <w:tcW w:w="2635" w:type="dxa"/>
            <w:vMerge/>
            <w:vAlign w:val="center"/>
          </w:tcPr>
          <w:p w14:paraId="27AFE5FE" w14:textId="77777777" w:rsidR="00504AC1" w:rsidRPr="0013606B" w:rsidRDefault="00504AC1" w:rsidP="00D07982">
            <w:pPr>
              <w:pStyle w:val="a3"/>
              <w:ind w:leftChars="0" w:left="0"/>
              <w:jc w:val="center"/>
              <w:rPr>
                <w:rFonts w:ascii="Arial" w:eastAsia="Arial Unicode MS" w:hAnsi="Arial" w:cs="Arial"/>
                <w:sz w:val="24"/>
                <w:szCs w:val="24"/>
              </w:rPr>
            </w:pPr>
          </w:p>
        </w:tc>
      </w:tr>
      <w:tr w:rsidR="0013606B" w:rsidRPr="0013606B" w14:paraId="4F570648" w14:textId="77777777" w:rsidTr="00D07982">
        <w:trPr>
          <w:trHeight w:val="396"/>
        </w:trPr>
        <w:tc>
          <w:tcPr>
            <w:tcW w:w="1350" w:type="dxa"/>
            <w:vMerge w:val="restart"/>
            <w:vAlign w:val="center"/>
          </w:tcPr>
          <w:p w14:paraId="5D04556D" w14:textId="042A1A71" w:rsidR="00504AC1" w:rsidRPr="0013606B" w:rsidRDefault="00504AC1" w:rsidP="00D07982">
            <w:pPr>
              <w:pStyle w:val="a3"/>
              <w:ind w:leftChars="0" w:left="0"/>
              <w:rPr>
                <w:rFonts w:ascii="Arial" w:hAnsi="Arial" w:cs="Arial"/>
                <w:kern w:val="0"/>
                <w:sz w:val="24"/>
                <w:szCs w:val="24"/>
              </w:rPr>
            </w:pPr>
            <w:r w:rsidRPr="0013606B">
              <w:rPr>
                <w:rFonts w:ascii="Arial" w:eastAsia="Arial Unicode MS" w:hAnsi="Arial" w:cs="Arial"/>
                <w:kern w:val="0"/>
                <w:sz w:val="24"/>
                <w:szCs w:val="24"/>
              </w:rPr>
              <w:t xml:space="preserve">Construction </w:t>
            </w:r>
            <w:proofErr w:type="gramStart"/>
            <w:r w:rsidRPr="0013606B">
              <w:rPr>
                <w:rFonts w:ascii="Arial" w:eastAsia="Arial Unicode MS" w:hAnsi="Arial" w:cs="Arial"/>
                <w:kern w:val="0"/>
                <w:sz w:val="24"/>
                <w:szCs w:val="24"/>
              </w:rPr>
              <w:t>Document(</w:t>
            </w:r>
            <w:proofErr w:type="gramEnd"/>
            <w:r w:rsidRPr="0013606B">
              <w:rPr>
                <w:rFonts w:ascii="Arial" w:eastAsia="Arial Unicode MS" w:hAnsi="Arial" w:cs="Arial"/>
                <w:kern w:val="0"/>
                <w:sz w:val="24"/>
                <w:szCs w:val="24"/>
              </w:rPr>
              <w:t>CD) Drawings</w:t>
            </w:r>
          </w:p>
        </w:tc>
        <w:tc>
          <w:tcPr>
            <w:tcW w:w="3659" w:type="dxa"/>
            <w:vAlign w:val="center"/>
          </w:tcPr>
          <w:p w14:paraId="0A4E1C5B" w14:textId="660CB405" w:rsidR="00504AC1" w:rsidRPr="0013606B" w:rsidRDefault="00157E65" w:rsidP="00D07982">
            <w:pPr>
              <w:pStyle w:val="a3"/>
              <w:ind w:leftChars="0" w:left="0"/>
              <w:rPr>
                <w:rFonts w:ascii="Arial" w:eastAsia="Arial Unicode MS" w:hAnsi="Arial" w:cs="Arial"/>
                <w:sz w:val="24"/>
                <w:szCs w:val="24"/>
              </w:rPr>
            </w:pPr>
            <w:r w:rsidRPr="0013606B">
              <w:rPr>
                <w:rFonts w:ascii="Arial" w:eastAsia="Arial Unicode MS" w:hAnsi="Arial" w:cs="Arial"/>
                <w:sz w:val="24"/>
                <w:szCs w:val="24"/>
              </w:rPr>
              <w:t xml:space="preserve">Master layout plan, </w:t>
            </w:r>
            <w:r w:rsidR="00825402" w:rsidRPr="0013606B">
              <w:rPr>
                <w:rFonts w:ascii="Arial" w:eastAsia="Arial Unicode MS" w:hAnsi="Arial" w:cs="Arial"/>
                <w:sz w:val="24"/>
                <w:szCs w:val="24"/>
              </w:rPr>
              <w:t>Floor plan, elevation,</w:t>
            </w:r>
            <w:r w:rsidR="00504AC1" w:rsidRPr="0013606B">
              <w:rPr>
                <w:rFonts w:ascii="Arial" w:eastAsia="Arial Unicode MS" w:hAnsi="Arial" w:cs="Arial"/>
                <w:sz w:val="24"/>
                <w:szCs w:val="24"/>
              </w:rPr>
              <w:t xml:space="preserve"> section</w:t>
            </w:r>
            <w:r w:rsidR="00825402" w:rsidRPr="0013606B">
              <w:rPr>
                <w:rFonts w:ascii="Arial" w:eastAsia="Arial Unicode MS" w:hAnsi="Arial" w:cs="Arial"/>
                <w:sz w:val="24"/>
                <w:szCs w:val="24"/>
              </w:rPr>
              <w:t>, and details, etc.</w:t>
            </w:r>
          </w:p>
        </w:tc>
        <w:tc>
          <w:tcPr>
            <w:tcW w:w="707" w:type="dxa"/>
            <w:vMerge w:val="restart"/>
            <w:vAlign w:val="center"/>
          </w:tcPr>
          <w:p w14:paraId="71A275CB" w14:textId="4B85AFE7" w:rsidR="00504AC1" w:rsidRPr="0013606B" w:rsidRDefault="00504AC1" w:rsidP="00D07982">
            <w:pPr>
              <w:wordWrap/>
              <w:jc w:val="center"/>
              <w:textAlignment w:val="baseline"/>
              <w:rPr>
                <w:rFonts w:ascii="Arial" w:eastAsia="Arial Unicode MS" w:hAnsi="Arial" w:cs="Arial"/>
                <w:sz w:val="24"/>
                <w:szCs w:val="24"/>
              </w:rPr>
            </w:pPr>
            <w:r w:rsidRPr="0013606B">
              <w:rPr>
                <w:rFonts w:ascii="Arial" w:eastAsia="Arial Unicode MS" w:hAnsi="Arial" w:cs="Arial"/>
                <w:sz w:val="24"/>
                <w:szCs w:val="24"/>
              </w:rPr>
              <w:t>2</w:t>
            </w:r>
          </w:p>
        </w:tc>
        <w:tc>
          <w:tcPr>
            <w:tcW w:w="728" w:type="dxa"/>
            <w:vMerge w:val="restart"/>
            <w:vAlign w:val="center"/>
          </w:tcPr>
          <w:p w14:paraId="008DE96E" w14:textId="0469885F" w:rsidR="00504AC1" w:rsidRPr="0013606B" w:rsidRDefault="00504AC1" w:rsidP="00D07982">
            <w:pPr>
              <w:wordWrap/>
              <w:jc w:val="center"/>
              <w:textAlignment w:val="baseline"/>
              <w:rPr>
                <w:rFonts w:ascii="Arial" w:eastAsia="Arial Unicode MS" w:hAnsi="Arial" w:cs="Arial"/>
                <w:sz w:val="24"/>
                <w:szCs w:val="24"/>
              </w:rPr>
            </w:pPr>
            <w:r w:rsidRPr="0013606B">
              <w:rPr>
                <w:rFonts w:ascii="Arial" w:eastAsia="Arial Unicode MS" w:hAnsi="Arial" w:cs="Arial"/>
                <w:sz w:val="24"/>
                <w:szCs w:val="24"/>
              </w:rPr>
              <w:t>4</w:t>
            </w:r>
          </w:p>
        </w:tc>
        <w:tc>
          <w:tcPr>
            <w:tcW w:w="2635" w:type="dxa"/>
            <w:vMerge w:val="restart"/>
            <w:vAlign w:val="center"/>
          </w:tcPr>
          <w:p w14:paraId="5F40DE07" w14:textId="77777777" w:rsidR="00504AC1" w:rsidRPr="0013606B" w:rsidRDefault="00504AC1" w:rsidP="00D07982">
            <w:pPr>
              <w:pStyle w:val="a3"/>
              <w:ind w:leftChars="0" w:left="0"/>
              <w:rPr>
                <w:rFonts w:ascii="Arial" w:eastAsia="Arial Unicode MS" w:hAnsi="Arial" w:cs="Arial"/>
                <w:sz w:val="24"/>
                <w:szCs w:val="24"/>
              </w:rPr>
            </w:pPr>
            <w:r w:rsidRPr="0013606B">
              <w:rPr>
                <w:rFonts w:ascii="Arial" w:eastAsia="Arial Unicode MS" w:hAnsi="Arial" w:cs="Arial"/>
                <w:sz w:val="24"/>
                <w:szCs w:val="24"/>
              </w:rPr>
              <w:t>Hard copy with A1 or A2</w:t>
            </w:r>
          </w:p>
          <w:p w14:paraId="56928DCE" w14:textId="77777777" w:rsidR="00504AC1" w:rsidRPr="0013606B" w:rsidRDefault="00504AC1" w:rsidP="00D07982">
            <w:pPr>
              <w:pStyle w:val="a3"/>
              <w:ind w:leftChars="0" w:left="0"/>
              <w:rPr>
                <w:rFonts w:ascii="Arial" w:eastAsia="Arial Unicode MS" w:hAnsi="Arial" w:cs="Arial"/>
                <w:sz w:val="24"/>
                <w:szCs w:val="24"/>
              </w:rPr>
            </w:pPr>
            <w:r w:rsidRPr="0013606B">
              <w:rPr>
                <w:rFonts w:ascii="Arial" w:eastAsia="Arial Unicode MS" w:hAnsi="Arial" w:cs="Arial"/>
                <w:sz w:val="24"/>
                <w:szCs w:val="24"/>
              </w:rPr>
              <w:t>Designers and engineers’ sign should be added on the drawings</w:t>
            </w:r>
          </w:p>
        </w:tc>
      </w:tr>
      <w:tr w:rsidR="0013606B" w:rsidRPr="0013606B" w14:paraId="201F0682" w14:textId="77777777" w:rsidTr="00D07982">
        <w:trPr>
          <w:trHeight w:val="422"/>
        </w:trPr>
        <w:tc>
          <w:tcPr>
            <w:tcW w:w="1350" w:type="dxa"/>
            <w:vMerge/>
            <w:vAlign w:val="center"/>
          </w:tcPr>
          <w:p w14:paraId="5898C7F4" w14:textId="77777777" w:rsidR="00504AC1" w:rsidRPr="0013606B" w:rsidRDefault="00504AC1" w:rsidP="00D07982">
            <w:pPr>
              <w:pStyle w:val="a3"/>
              <w:ind w:leftChars="0" w:left="0"/>
              <w:rPr>
                <w:rFonts w:ascii="Arial" w:eastAsia="Arial Unicode MS" w:hAnsi="Arial" w:cs="Arial"/>
                <w:sz w:val="24"/>
                <w:szCs w:val="24"/>
              </w:rPr>
            </w:pPr>
          </w:p>
        </w:tc>
        <w:tc>
          <w:tcPr>
            <w:tcW w:w="3659" w:type="dxa"/>
            <w:vAlign w:val="center"/>
          </w:tcPr>
          <w:p w14:paraId="783BC6A3" w14:textId="5D6425D8" w:rsidR="00504AC1" w:rsidRPr="0013606B" w:rsidRDefault="00157E65" w:rsidP="00D07982">
            <w:pPr>
              <w:pStyle w:val="a3"/>
              <w:ind w:leftChars="0" w:left="0"/>
              <w:rPr>
                <w:rFonts w:ascii="Arial" w:eastAsia="Arial Unicode MS" w:hAnsi="Arial" w:cs="Arial"/>
                <w:sz w:val="24"/>
                <w:szCs w:val="24"/>
              </w:rPr>
            </w:pPr>
            <w:r w:rsidRPr="0013606B">
              <w:rPr>
                <w:rFonts w:ascii="Arial" w:eastAsia="Arial Unicode MS" w:hAnsi="Arial" w:cs="Arial"/>
                <w:sz w:val="24"/>
                <w:szCs w:val="24"/>
              </w:rPr>
              <w:t>Site plan</w:t>
            </w:r>
            <w:r w:rsidR="00504AC1" w:rsidRPr="0013606B">
              <w:rPr>
                <w:rFonts w:ascii="Arial" w:eastAsia="Arial Unicode MS" w:hAnsi="Arial" w:cs="Arial"/>
                <w:sz w:val="24"/>
                <w:szCs w:val="24"/>
              </w:rPr>
              <w:t>, civil engineering and landscape drawing</w:t>
            </w:r>
          </w:p>
        </w:tc>
        <w:tc>
          <w:tcPr>
            <w:tcW w:w="707" w:type="dxa"/>
            <w:vMerge/>
            <w:vAlign w:val="center"/>
          </w:tcPr>
          <w:p w14:paraId="284043BE" w14:textId="77777777" w:rsidR="00504AC1" w:rsidRPr="0013606B" w:rsidRDefault="00504AC1" w:rsidP="00D07982">
            <w:pPr>
              <w:widowControl/>
              <w:wordWrap/>
              <w:autoSpaceDE/>
              <w:autoSpaceDN/>
              <w:jc w:val="center"/>
              <w:rPr>
                <w:rFonts w:ascii="Arial" w:eastAsia="Arial Unicode MS" w:hAnsi="Arial" w:cs="Arial"/>
                <w:sz w:val="24"/>
                <w:szCs w:val="24"/>
              </w:rPr>
            </w:pPr>
          </w:p>
        </w:tc>
        <w:tc>
          <w:tcPr>
            <w:tcW w:w="728" w:type="dxa"/>
            <w:vMerge/>
            <w:vAlign w:val="center"/>
          </w:tcPr>
          <w:p w14:paraId="4473927C" w14:textId="77777777" w:rsidR="00504AC1" w:rsidRPr="0013606B" w:rsidRDefault="00504AC1" w:rsidP="00D07982">
            <w:pPr>
              <w:widowControl/>
              <w:wordWrap/>
              <w:autoSpaceDE/>
              <w:autoSpaceDN/>
              <w:jc w:val="center"/>
              <w:rPr>
                <w:rFonts w:ascii="Arial" w:eastAsia="Arial Unicode MS" w:hAnsi="Arial" w:cs="Arial"/>
                <w:sz w:val="24"/>
                <w:szCs w:val="24"/>
              </w:rPr>
            </w:pPr>
          </w:p>
        </w:tc>
        <w:tc>
          <w:tcPr>
            <w:tcW w:w="2635" w:type="dxa"/>
            <w:vMerge/>
            <w:vAlign w:val="center"/>
          </w:tcPr>
          <w:p w14:paraId="20C77D4F" w14:textId="77777777" w:rsidR="00504AC1" w:rsidRPr="0013606B" w:rsidRDefault="00504AC1" w:rsidP="00D07982">
            <w:pPr>
              <w:widowControl/>
              <w:wordWrap/>
              <w:autoSpaceDE/>
              <w:autoSpaceDN/>
              <w:rPr>
                <w:rFonts w:ascii="Arial" w:eastAsia="Arial Unicode MS" w:hAnsi="Arial" w:cs="Arial"/>
                <w:sz w:val="24"/>
                <w:szCs w:val="24"/>
              </w:rPr>
            </w:pPr>
          </w:p>
        </w:tc>
      </w:tr>
      <w:tr w:rsidR="0013606B" w:rsidRPr="0013606B" w14:paraId="31B8167F" w14:textId="77777777" w:rsidTr="00D07982">
        <w:trPr>
          <w:trHeight w:val="422"/>
        </w:trPr>
        <w:tc>
          <w:tcPr>
            <w:tcW w:w="1350" w:type="dxa"/>
            <w:vMerge/>
            <w:vAlign w:val="center"/>
          </w:tcPr>
          <w:p w14:paraId="614975A7" w14:textId="77777777" w:rsidR="00504AC1" w:rsidRPr="0013606B" w:rsidRDefault="00504AC1" w:rsidP="00D07982">
            <w:pPr>
              <w:pStyle w:val="a3"/>
              <w:ind w:leftChars="0" w:left="0"/>
              <w:rPr>
                <w:rFonts w:ascii="Arial" w:eastAsia="Arial Unicode MS" w:hAnsi="Arial" w:cs="Arial"/>
                <w:sz w:val="24"/>
                <w:szCs w:val="24"/>
              </w:rPr>
            </w:pPr>
          </w:p>
        </w:tc>
        <w:tc>
          <w:tcPr>
            <w:tcW w:w="3659" w:type="dxa"/>
            <w:vAlign w:val="center"/>
          </w:tcPr>
          <w:p w14:paraId="5A336BFF" w14:textId="77777777" w:rsidR="00504AC1" w:rsidRPr="0013606B" w:rsidRDefault="00504AC1" w:rsidP="00D07982">
            <w:pPr>
              <w:pStyle w:val="a3"/>
              <w:ind w:leftChars="0" w:left="0"/>
              <w:rPr>
                <w:rFonts w:ascii="Arial" w:eastAsia="Arial Unicode MS" w:hAnsi="Arial" w:cs="Arial"/>
                <w:sz w:val="24"/>
                <w:szCs w:val="24"/>
              </w:rPr>
            </w:pPr>
            <w:r w:rsidRPr="0013606B">
              <w:rPr>
                <w:rFonts w:ascii="Arial" w:eastAsia="Arial Unicode MS" w:hAnsi="Arial" w:cs="Arial"/>
                <w:sz w:val="24"/>
                <w:szCs w:val="24"/>
              </w:rPr>
              <w:t>Electrical, communicational and fire protection drawing.</w:t>
            </w:r>
          </w:p>
        </w:tc>
        <w:tc>
          <w:tcPr>
            <w:tcW w:w="707" w:type="dxa"/>
            <w:vMerge/>
            <w:vAlign w:val="center"/>
          </w:tcPr>
          <w:p w14:paraId="01C2F7CC" w14:textId="77777777" w:rsidR="00504AC1" w:rsidRPr="0013606B" w:rsidRDefault="00504AC1" w:rsidP="00D07982">
            <w:pPr>
              <w:widowControl/>
              <w:wordWrap/>
              <w:autoSpaceDE/>
              <w:autoSpaceDN/>
              <w:jc w:val="center"/>
              <w:rPr>
                <w:rFonts w:ascii="Arial" w:eastAsia="Arial Unicode MS" w:hAnsi="Arial" w:cs="Arial"/>
                <w:sz w:val="24"/>
                <w:szCs w:val="24"/>
              </w:rPr>
            </w:pPr>
          </w:p>
        </w:tc>
        <w:tc>
          <w:tcPr>
            <w:tcW w:w="728" w:type="dxa"/>
            <w:vMerge/>
            <w:vAlign w:val="center"/>
          </w:tcPr>
          <w:p w14:paraId="2FA8FEA3" w14:textId="77777777" w:rsidR="00504AC1" w:rsidRPr="0013606B" w:rsidRDefault="00504AC1" w:rsidP="00D07982">
            <w:pPr>
              <w:widowControl/>
              <w:wordWrap/>
              <w:autoSpaceDE/>
              <w:autoSpaceDN/>
              <w:jc w:val="center"/>
              <w:rPr>
                <w:rFonts w:ascii="Arial" w:eastAsia="Arial Unicode MS" w:hAnsi="Arial" w:cs="Arial"/>
                <w:sz w:val="24"/>
                <w:szCs w:val="24"/>
              </w:rPr>
            </w:pPr>
          </w:p>
        </w:tc>
        <w:tc>
          <w:tcPr>
            <w:tcW w:w="2635" w:type="dxa"/>
            <w:vMerge/>
            <w:vAlign w:val="center"/>
          </w:tcPr>
          <w:p w14:paraId="013D8F88" w14:textId="77777777" w:rsidR="00504AC1" w:rsidRPr="0013606B" w:rsidRDefault="00504AC1" w:rsidP="00D07982">
            <w:pPr>
              <w:widowControl/>
              <w:wordWrap/>
              <w:autoSpaceDE/>
              <w:autoSpaceDN/>
              <w:rPr>
                <w:rFonts w:ascii="Arial" w:eastAsia="Arial Unicode MS" w:hAnsi="Arial" w:cs="Arial"/>
                <w:sz w:val="24"/>
                <w:szCs w:val="24"/>
              </w:rPr>
            </w:pPr>
          </w:p>
        </w:tc>
      </w:tr>
      <w:tr w:rsidR="0013606B" w:rsidRPr="0013606B" w14:paraId="398316AE" w14:textId="77777777" w:rsidTr="00D07982">
        <w:trPr>
          <w:trHeight w:val="422"/>
        </w:trPr>
        <w:tc>
          <w:tcPr>
            <w:tcW w:w="1350" w:type="dxa"/>
            <w:vMerge/>
            <w:vAlign w:val="center"/>
          </w:tcPr>
          <w:p w14:paraId="7E43C18D" w14:textId="77777777" w:rsidR="00504AC1" w:rsidRPr="0013606B" w:rsidRDefault="00504AC1" w:rsidP="00D07982">
            <w:pPr>
              <w:pStyle w:val="a3"/>
              <w:ind w:leftChars="0" w:left="0"/>
              <w:rPr>
                <w:rFonts w:ascii="Arial" w:eastAsia="Arial Unicode MS" w:hAnsi="Arial" w:cs="Arial"/>
                <w:sz w:val="24"/>
                <w:szCs w:val="24"/>
              </w:rPr>
            </w:pPr>
          </w:p>
        </w:tc>
        <w:tc>
          <w:tcPr>
            <w:tcW w:w="3659" w:type="dxa"/>
            <w:vAlign w:val="center"/>
          </w:tcPr>
          <w:p w14:paraId="08654B81" w14:textId="77777777" w:rsidR="00504AC1" w:rsidRPr="0013606B" w:rsidRDefault="00504AC1" w:rsidP="00D07982">
            <w:pPr>
              <w:pStyle w:val="a3"/>
              <w:ind w:leftChars="0" w:left="0"/>
              <w:rPr>
                <w:rFonts w:ascii="Arial" w:eastAsia="Arial Unicode MS" w:hAnsi="Arial" w:cs="Arial"/>
                <w:sz w:val="24"/>
                <w:szCs w:val="24"/>
              </w:rPr>
            </w:pPr>
            <w:r w:rsidRPr="0013606B">
              <w:rPr>
                <w:rFonts w:ascii="Arial" w:eastAsia="Arial Unicode MS" w:hAnsi="Arial" w:cs="Arial"/>
                <w:sz w:val="24"/>
                <w:szCs w:val="24"/>
              </w:rPr>
              <w:t>Aero view</w:t>
            </w:r>
          </w:p>
        </w:tc>
        <w:tc>
          <w:tcPr>
            <w:tcW w:w="707" w:type="dxa"/>
            <w:vAlign w:val="center"/>
          </w:tcPr>
          <w:p w14:paraId="310E46BE" w14:textId="77777777" w:rsidR="00504AC1" w:rsidRPr="0013606B" w:rsidRDefault="00504AC1" w:rsidP="00D07982">
            <w:pPr>
              <w:pStyle w:val="a3"/>
              <w:ind w:leftChars="0" w:left="0"/>
              <w:jc w:val="center"/>
              <w:rPr>
                <w:rFonts w:ascii="Arial" w:eastAsia="Arial Unicode MS" w:hAnsi="Arial" w:cs="Arial"/>
                <w:sz w:val="24"/>
                <w:szCs w:val="24"/>
              </w:rPr>
            </w:pPr>
            <w:r w:rsidRPr="0013606B">
              <w:rPr>
                <w:rFonts w:ascii="Arial" w:eastAsia="Arial Unicode MS" w:hAnsi="Arial" w:cs="Arial"/>
                <w:sz w:val="24"/>
                <w:szCs w:val="24"/>
              </w:rPr>
              <w:t>-</w:t>
            </w:r>
          </w:p>
        </w:tc>
        <w:tc>
          <w:tcPr>
            <w:tcW w:w="728" w:type="dxa"/>
            <w:vAlign w:val="center"/>
          </w:tcPr>
          <w:p w14:paraId="0BBCA751" w14:textId="76EF0F31" w:rsidR="00504AC1" w:rsidRPr="0013606B" w:rsidRDefault="00504AC1" w:rsidP="00D07982">
            <w:pPr>
              <w:pStyle w:val="a3"/>
              <w:ind w:leftChars="0" w:left="0"/>
              <w:jc w:val="center"/>
              <w:rPr>
                <w:rFonts w:ascii="Arial" w:eastAsia="Arial Unicode MS" w:hAnsi="Arial" w:cs="Arial"/>
                <w:sz w:val="24"/>
                <w:szCs w:val="24"/>
              </w:rPr>
            </w:pPr>
            <w:r w:rsidRPr="0013606B">
              <w:rPr>
                <w:rFonts w:ascii="Arial" w:eastAsia="Arial Unicode MS" w:hAnsi="Arial" w:cs="Arial"/>
                <w:sz w:val="24"/>
                <w:szCs w:val="24"/>
              </w:rPr>
              <w:t>2</w:t>
            </w:r>
          </w:p>
        </w:tc>
        <w:tc>
          <w:tcPr>
            <w:tcW w:w="2635" w:type="dxa"/>
            <w:vAlign w:val="center"/>
          </w:tcPr>
          <w:p w14:paraId="5F6B7C0E" w14:textId="77777777" w:rsidR="00504AC1" w:rsidRPr="0013606B" w:rsidRDefault="00504AC1" w:rsidP="00D07982">
            <w:pPr>
              <w:pStyle w:val="a3"/>
              <w:ind w:leftChars="0" w:left="0"/>
              <w:rPr>
                <w:rFonts w:ascii="Arial" w:eastAsia="Arial Unicode MS" w:hAnsi="Arial" w:cs="Arial"/>
                <w:sz w:val="24"/>
                <w:szCs w:val="24"/>
              </w:rPr>
            </w:pPr>
            <w:r w:rsidRPr="0013606B">
              <w:rPr>
                <w:rFonts w:ascii="Arial" w:eastAsia="Arial Unicode MS" w:hAnsi="Arial" w:cs="Arial"/>
                <w:sz w:val="24"/>
                <w:szCs w:val="24"/>
              </w:rPr>
              <w:t>Size 60cm x 120cm</w:t>
            </w:r>
          </w:p>
        </w:tc>
      </w:tr>
      <w:tr w:rsidR="0013606B" w:rsidRPr="0013606B" w14:paraId="752A0EC1" w14:textId="77777777" w:rsidTr="00D07982">
        <w:trPr>
          <w:trHeight w:val="422"/>
        </w:trPr>
        <w:tc>
          <w:tcPr>
            <w:tcW w:w="1350" w:type="dxa"/>
            <w:vAlign w:val="center"/>
          </w:tcPr>
          <w:p w14:paraId="7509D2C5" w14:textId="77777777" w:rsidR="00504AC1" w:rsidRPr="0013606B" w:rsidRDefault="00504AC1" w:rsidP="00D07982">
            <w:pPr>
              <w:pStyle w:val="a3"/>
              <w:ind w:leftChars="0" w:left="0"/>
              <w:rPr>
                <w:rFonts w:ascii="Arial" w:eastAsia="Arial Unicode MS" w:hAnsi="Arial" w:cs="Arial"/>
                <w:sz w:val="24"/>
                <w:szCs w:val="24"/>
              </w:rPr>
            </w:pPr>
            <w:r w:rsidRPr="0013606B">
              <w:rPr>
                <w:rFonts w:ascii="Arial" w:eastAsia="Arial Unicode MS" w:hAnsi="Arial" w:cs="Arial"/>
                <w:sz w:val="24"/>
                <w:szCs w:val="24"/>
              </w:rPr>
              <w:t>Specification</w:t>
            </w:r>
          </w:p>
        </w:tc>
        <w:tc>
          <w:tcPr>
            <w:tcW w:w="3659" w:type="dxa"/>
            <w:vAlign w:val="center"/>
          </w:tcPr>
          <w:p w14:paraId="14E7CD4D" w14:textId="77777777" w:rsidR="00504AC1" w:rsidRPr="0013606B" w:rsidRDefault="00504AC1" w:rsidP="00D07982">
            <w:pPr>
              <w:pStyle w:val="a3"/>
              <w:ind w:leftChars="0" w:left="0"/>
              <w:rPr>
                <w:rFonts w:ascii="Arial" w:eastAsia="Arial Unicode MS" w:hAnsi="Arial" w:cs="Arial"/>
                <w:sz w:val="24"/>
                <w:szCs w:val="24"/>
              </w:rPr>
            </w:pPr>
            <w:r w:rsidRPr="0013606B">
              <w:rPr>
                <w:rFonts w:ascii="Arial" w:eastAsia="Arial Unicode MS" w:hAnsi="Arial" w:cs="Arial"/>
                <w:sz w:val="24"/>
                <w:szCs w:val="24"/>
              </w:rPr>
              <w:t>General and special specification</w:t>
            </w:r>
          </w:p>
        </w:tc>
        <w:tc>
          <w:tcPr>
            <w:tcW w:w="707" w:type="dxa"/>
            <w:vAlign w:val="center"/>
          </w:tcPr>
          <w:p w14:paraId="1BBBAEA9" w14:textId="17E21324" w:rsidR="00504AC1" w:rsidRPr="0013606B" w:rsidRDefault="00504AC1" w:rsidP="00D07982">
            <w:pPr>
              <w:pStyle w:val="a3"/>
              <w:ind w:leftChars="0" w:left="0"/>
              <w:jc w:val="center"/>
              <w:rPr>
                <w:rFonts w:ascii="Arial" w:eastAsia="Arial Unicode MS" w:hAnsi="Arial" w:cs="Arial"/>
                <w:sz w:val="24"/>
                <w:szCs w:val="24"/>
              </w:rPr>
            </w:pPr>
            <w:r w:rsidRPr="0013606B">
              <w:rPr>
                <w:rFonts w:ascii="Arial" w:eastAsia="Arial Unicode MS" w:hAnsi="Arial" w:cs="Arial"/>
                <w:sz w:val="24"/>
                <w:szCs w:val="24"/>
              </w:rPr>
              <w:t>2</w:t>
            </w:r>
          </w:p>
        </w:tc>
        <w:tc>
          <w:tcPr>
            <w:tcW w:w="728" w:type="dxa"/>
            <w:vAlign w:val="center"/>
          </w:tcPr>
          <w:p w14:paraId="0A2838E7" w14:textId="0812CE02" w:rsidR="00504AC1" w:rsidRPr="0013606B" w:rsidRDefault="00504AC1" w:rsidP="00D07982">
            <w:pPr>
              <w:pStyle w:val="a3"/>
              <w:ind w:leftChars="0" w:left="0"/>
              <w:jc w:val="center"/>
              <w:rPr>
                <w:rFonts w:ascii="Arial" w:eastAsia="Arial Unicode MS" w:hAnsi="Arial" w:cs="Arial"/>
                <w:sz w:val="24"/>
                <w:szCs w:val="24"/>
              </w:rPr>
            </w:pPr>
            <w:r w:rsidRPr="0013606B">
              <w:rPr>
                <w:rFonts w:ascii="Arial" w:eastAsia="Arial Unicode MS" w:hAnsi="Arial" w:cs="Arial"/>
                <w:sz w:val="24"/>
                <w:szCs w:val="24"/>
              </w:rPr>
              <w:t>4</w:t>
            </w:r>
          </w:p>
        </w:tc>
        <w:tc>
          <w:tcPr>
            <w:tcW w:w="2635" w:type="dxa"/>
            <w:vMerge w:val="restart"/>
            <w:vAlign w:val="center"/>
          </w:tcPr>
          <w:p w14:paraId="441BAF8A" w14:textId="77777777" w:rsidR="00504AC1" w:rsidRPr="0013606B" w:rsidRDefault="00504AC1" w:rsidP="00D07982">
            <w:pPr>
              <w:pStyle w:val="a3"/>
              <w:ind w:leftChars="0" w:left="0"/>
              <w:rPr>
                <w:rFonts w:ascii="Arial" w:eastAsia="Arial Unicode MS" w:hAnsi="Arial" w:cs="Arial"/>
                <w:sz w:val="24"/>
                <w:szCs w:val="24"/>
              </w:rPr>
            </w:pPr>
            <w:r w:rsidRPr="0013606B">
              <w:rPr>
                <w:rFonts w:ascii="Arial" w:eastAsia="Arial Unicode MS" w:hAnsi="Arial" w:cs="Arial"/>
                <w:sz w:val="24"/>
                <w:szCs w:val="24"/>
              </w:rPr>
              <w:t>Hard &amp; soft copy</w:t>
            </w:r>
          </w:p>
        </w:tc>
      </w:tr>
      <w:tr w:rsidR="0013606B" w:rsidRPr="0013606B" w14:paraId="23C74222" w14:textId="77777777" w:rsidTr="00D07982">
        <w:trPr>
          <w:trHeight w:val="422"/>
        </w:trPr>
        <w:tc>
          <w:tcPr>
            <w:tcW w:w="1350" w:type="dxa"/>
            <w:vAlign w:val="center"/>
          </w:tcPr>
          <w:p w14:paraId="2FBF2347" w14:textId="1B20117E" w:rsidR="00504AC1" w:rsidRPr="0013606B" w:rsidRDefault="00504AC1" w:rsidP="00D07982">
            <w:pPr>
              <w:pStyle w:val="a3"/>
              <w:ind w:leftChars="0" w:left="0"/>
              <w:rPr>
                <w:rFonts w:ascii="Arial" w:hAnsi="Arial" w:cs="Arial"/>
                <w:sz w:val="24"/>
                <w:szCs w:val="24"/>
              </w:rPr>
            </w:pPr>
            <w:r w:rsidRPr="0013606B">
              <w:rPr>
                <w:rFonts w:ascii="Arial" w:eastAsia="Arial Unicode MS" w:hAnsi="Arial" w:cs="Arial"/>
                <w:sz w:val="24"/>
                <w:szCs w:val="24"/>
              </w:rPr>
              <w:t>Structural Calculation</w:t>
            </w:r>
          </w:p>
        </w:tc>
        <w:tc>
          <w:tcPr>
            <w:tcW w:w="3659" w:type="dxa"/>
            <w:vAlign w:val="center"/>
          </w:tcPr>
          <w:p w14:paraId="52B91948" w14:textId="77777777" w:rsidR="00504AC1" w:rsidRPr="0013606B" w:rsidRDefault="00504AC1" w:rsidP="00D07982">
            <w:pPr>
              <w:pStyle w:val="a3"/>
              <w:ind w:leftChars="0" w:left="0"/>
              <w:rPr>
                <w:rFonts w:ascii="Arial" w:eastAsia="Arial Unicode MS" w:hAnsi="Arial" w:cs="Arial"/>
                <w:sz w:val="24"/>
                <w:szCs w:val="24"/>
              </w:rPr>
            </w:pPr>
            <w:r w:rsidRPr="0013606B">
              <w:rPr>
                <w:rFonts w:ascii="Arial" w:eastAsia="Arial Unicode MS" w:hAnsi="Arial" w:cs="Arial"/>
                <w:sz w:val="24"/>
                <w:szCs w:val="24"/>
              </w:rPr>
              <w:t xml:space="preserve">Structural calculation </w:t>
            </w:r>
          </w:p>
          <w:p w14:paraId="220BCBBB" w14:textId="77777777" w:rsidR="00504AC1" w:rsidRPr="0013606B" w:rsidRDefault="00504AC1" w:rsidP="00D07982">
            <w:pPr>
              <w:pStyle w:val="a3"/>
              <w:ind w:leftChars="0" w:left="0"/>
              <w:rPr>
                <w:rFonts w:ascii="Arial" w:eastAsia="Arial Unicode MS" w:hAnsi="Arial" w:cs="Arial"/>
                <w:sz w:val="24"/>
                <w:szCs w:val="24"/>
              </w:rPr>
            </w:pPr>
            <w:r w:rsidRPr="0013606B">
              <w:rPr>
                <w:rFonts w:ascii="Arial" w:eastAsia="Arial Unicode MS" w:hAnsi="Arial" w:cs="Arial"/>
                <w:sz w:val="24"/>
                <w:szCs w:val="24"/>
              </w:rPr>
              <w:t>by structural engineer</w:t>
            </w:r>
          </w:p>
        </w:tc>
        <w:tc>
          <w:tcPr>
            <w:tcW w:w="707" w:type="dxa"/>
            <w:vAlign w:val="center"/>
          </w:tcPr>
          <w:p w14:paraId="39937FFA" w14:textId="37A6DE07" w:rsidR="00504AC1" w:rsidRPr="0013606B" w:rsidRDefault="00504AC1" w:rsidP="00D07982">
            <w:pPr>
              <w:pStyle w:val="a3"/>
              <w:ind w:leftChars="0" w:left="0"/>
              <w:jc w:val="center"/>
              <w:rPr>
                <w:rFonts w:ascii="Arial" w:eastAsia="Arial Unicode MS" w:hAnsi="Arial" w:cs="Arial"/>
                <w:sz w:val="24"/>
                <w:szCs w:val="24"/>
              </w:rPr>
            </w:pPr>
            <w:r w:rsidRPr="0013606B">
              <w:rPr>
                <w:rFonts w:ascii="Arial" w:eastAsia="Arial Unicode MS" w:hAnsi="Arial" w:cs="Arial"/>
                <w:sz w:val="24"/>
                <w:szCs w:val="24"/>
              </w:rPr>
              <w:t>2</w:t>
            </w:r>
          </w:p>
        </w:tc>
        <w:tc>
          <w:tcPr>
            <w:tcW w:w="728" w:type="dxa"/>
            <w:vAlign w:val="center"/>
          </w:tcPr>
          <w:p w14:paraId="6AA178C1" w14:textId="46120CCC" w:rsidR="00504AC1" w:rsidRPr="0013606B" w:rsidRDefault="00504AC1" w:rsidP="00D07982">
            <w:pPr>
              <w:pStyle w:val="a3"/>
              <w:ind w:leftChars="0" w:left="0"/>
              <w:jc w:val="center"/>
              <w:rPr>
                <w:rFonts w:ascii="Arial" w:eastAsia="Arial Unicode MS" w:hAnsi="Arial" w:cs="Arial"/>
                <w:sz w:val="24"/>
                <w:szCs w:val="24"/>
              </w:rPr>
            </w:pPr>
            <w:r w:rsidRPr="0013606B">
              <w:rPr>
                <w:rFonts w:ascii="Arial" w:eastAsia="Arial Unicode MS" w:hAnsi="Arial" w:cs="Arial"/>
                <w:sz w:val="24"/>
                <w:szCs w:val="24"/>
              </w:rPr>
              <w:t>4</w:t>
            </w:r>
          </w:p>
        </w:tc>
        <w:tc>
          <w:tcPr>
            <w:tcW w:w="2635" w:type="dxa"/>
            <w:vMerge/>
            <w:vAlign w:val="center"/>
          </w:tcPr>
          <w:p w14:paraId="4FA26346" w14:textId="77777777" w:rsidR="00504AC1" w:rsidRPr="0013606B" w:rsidRDefault="00504AC1" w:rsidP="00D07982">
            <w:pPr>
              <w:pStyle w:val="a3"/>
              <w:ind w:leftChars="0" w:left="0"/>
              <w:rPr>
                <w:rFonts w:ascii="Arial" w:eastAsia="Arial Unicode MS" w:hAnsi="Arial" w:cs="Arial"/>
                <w:sz w:val="24"/>
                <w:szCs w:val="24"/>
              </w:rPr>
            </w:pPr>
          </w:p>
        </w:tc>
      </w:tr>
      <w:tr w:rsidR="0013606B" w:rsidRPr="0013606B" w14:paraId="7A057685" w14:textId="77777777" w:rsidTr="00D07982">
        <w:trPr>
          <w:trHeight w:val="422"/>
        </w:trPr>
        <w:tc>
          <w:tcPr>
            <w:tcW w:w="1350" w:type="dxa"/>
            <w:vAlign w:val="center"/>
          </w:tcPr>
          <w:p w14:paraId="0805EFC4" w14:textId="510B3905" w:rsidR="00504AC1" w:rsidRPr="0013606B" w:rsidRDefault="00504AC1" w:rsidP="00D07982">
            <w:pPr>
              <w:pStyle w:val="a3"/>
              <w:ind w:leftChars="0" w:left="0"/>
              <w:rPr>
                <w:rFonts w:ascii="Arial" w:hAnsi="Arial" w:cs="Arial"/>
                <w:sz w:val="24"/>
                <w:szCs w:val="24"/>
              </w:rPr>
            </w:pPr>
            <w:r w:rsidRPr="0013606B">
              <w:rPr>
                <w:rFonts w:ascii="Arial" w:eastAsia="Arial Unicode MS" w:hAnsi="Arial" w:cs="Arial"/>
                <w:sz w:val="24"/>
                <w:szCs w:val="24"/>
              </w:rPr>
              <w:t>Load Calculation</w:t>
            </w:r>
          </w:p>
        </w:tc>
        <w:tc>
          <w:tcPr>
            <w:tcW w:w="3659" w:type="dxa"/>
            <w:vAlign w:val="center"/>
          </w:tcPr>
          <w:p w14:paraId="66CBEA19" w14:textId="77777777" w:rsidR="00504AC1" w:rsidRPr="0013606B" w:rsidRDefault="00504AC1" w:rsidP="00D07982">
            <w:pPr>
              <w:pStyle w:val="a3"/>
              <w:ind w:leftChars="0" w:left="0"/>
              <w:jc w:val="left"/>
              <w:rPr>
                <w:rFonts w:ascii="Arial" w:eastAsia="Arial Unicode MS" w:hAnsi="Arial" w:cs="Arial"/>
                <w:sz w:val="24"/>
                <w:szCs w:val="24"/>
              </w:rPr>
            </w:pPr>
            <w:r w:rsidRPr="0013606B">
              <w:rPr>
                <w:rFonts w:ascii="Arial" w:eastAsia="Arial Unicode MS" w:hAnsi="Arial" w:cs="Arial"/>
                <w:sz w:val="24"/>
                <w:szCs w:val="24"/>
              </w:rPr>
              <w:t>Mechanical, electrical, communicational and fire protection calculation</w:t>
            </w:r>
          </w:p>
        </w:tc>
        <w:tc>
          <w:tcPr>
            <w:tcW w:w="707" w:type="dxa"/>
            <w:vAlign w:val="center"/>
          </w:tcPr>
          <w:p w14:paraId="37E0AE41" w14:textId="02C69957" w:rsidR="00504AC1" w:rsidRPr="0013606B" w:rsidRDefault="00504AC1" w:rsidP="00D07982">
            <w:pPr>
              <w:pStyle w:val="a3"/>
              <w:ind w:leftChars="0" w:left="0"/>
              <w:jc w:val="center"/>
              <w:rPr>
                <w:rFonts w:ascii="Arial" w:eastAsia="Arial Unicode MS" w:hAnsi="Arial" w:cs="Arial"/>
                <w:sz w:val="24"/>
                <w:szCs w:val="24"/>
              </w:rPr>
            </w:pPr>
            <w:r w:rsidRPr="0013606B">
              <w:rPr>
                <w:rFonts w:ascii="Arial" w:eastAsia="Arial Unicode MS" w:hAnsi="Arial" w:cs="Arial"/>
                <w:sz w:val="24"/>
                <w:szCs w:val="24"/>
              </w:rPr>
              <w:t>2</w:t>
            </w:r>
          </w:p>
        </w:tc>
        <w:tc>
          <w:tcPr>
            <w:tcW w:w="728" w:type="dxa"/>
            <w:vAlign w:val="center"/>
          </w:tcPr>
          <w:p w14:paraId="4189C00A" w14:textId="3B128D84" w:rsidR="00504AC1" w:rsidRPr="0013606B" w:rsidRDefault="00504AC1" w:rsidP="00D07982">
            <w:pPr>
              <w:pStyle w:val="a3"/>
              <w:ind w:leftChars="0" w:left="0"/>
              <w:jc w:val="center"/>
              <w:rPr>
                <w:rFonts w:ascii="Arial" w:eastAsia="Arial Unicode MS" w:hAnsi="Arial" w:cs="Arial"/>
                <w:sz w:val="24"/>
                <w:szCs w:val="24"/>
              </w:rPr>
            </w:pPr>
            <w:r w:rsidRPr="0013606B">
              <w:rPr>
                <w:rFonts w:ascii="Arial" w:eastAsia="Arial Unicode MS" w:hAnsi="Arial" w:cs="Arial"/>
                <w:sz w:val="24"/>
                <w:szCs w:val="24"/>
              </w:rPr>
              <w:t>4</w:t>
            </w:r>
          </w:p>
        </w:tc>
        <w:tc>
          <w:tcPr>
            <w:tcW w:w="2635" w:type="dxa"/>
            <w:vMerge/>
            <w:vAlign w:val="center"/>
          </w:tcPr>
          <w:p w14:paraId="5C9923F6" w14:textId="77777777" w:rsidR="00504AC1" w:rsidRPr="0013606B" w:rsidRDefault="00504AC1" w:rsidP="00D07982">
            <w:pPr>
              <w:pStyle w:val="a3"/>
              <w:ind w:leftChars="0" w:left="0"/>
              <w:rPr>
                <w:rFonts w:ascii="Arial" w:eastAsia="Arial Unicode MS" w:hAnsi="Arial" w:cs="Arial"/>
                <w:sz w:val="24"/>
                <w:szCs w:val="24"/>
              </w:rPr>
            </w:pPr>
          </w:p>
        </w:tc>
      </w:tr>
      <w:tr w:rsidR="0013606B" w:rsidRPr="0013606B" w14:paraId="620F03EF" w14:textId="77777777" w:rsidTr="00D07982">
        <w:trPr>
          <w:trHeight w:val="422"/>
        </w:trPr>
        <w:tc>
          <w:tcPr>
            <w:tcW w:w="1350" w:type="dxa"/>
            <w:vMerge w:val="restart"/>
            <w:vAlign w:val="center"/>
          </w:tcPr>
          <w:p w14:paraId="3EA0CA92" w14:textId="77777777" w:rsidR="00504AC1" w:rsidRPr="0013606B" w:rsidRDefault="00504AC1" w:rsidP="00D07982">
            <w:pPr>
              <w:pStyle w:val="a3"/>
              <w:ind w:leftChars="0" w:left="0"/>
              <w:rPr>
                <w:rFonts w:ascii="Arial" w:eastAsia="Arial Unicode MS" w:hAnsi="Arial" w:cs="Arial"/>
                <w:sz w:val="24"/>
                <w:szCs w:val="24"/>
              </w:rPr>
            </w:pPr>
            <w:r w:rsidRPr="0013606B">
              <w:rPr>
                <w:rFonts w:ascii="Arial" w:eastAsia="Arial Unicode MS" w:hAnsi="Arial" w:cs="Arial"/>
                <w:sz w:val="24"/>
                <w:szCs w:val="24"/>
              </w:rPr>
              <w:t>Construction Cost Statement for each Work Phase</w:t>
            </w:r>
          </w:p>
        </w:tc>
        <w:tc>
          <w:tcPr>
            <w:tcW w:w="3659" w:type="dxa"/>
            <w:vAlign w:val="center"/>
          </w:tcPr>
          <w:p w14:paraId="39881F6D" w14:textId="77777777" w:rsidR="00504AC1" w:rsidRPr="0013606B" w:rsidRDefault="00504AC1" w:rsidP="00D07982">
            <w:pPr>
              <w:pStyle w:val="a3"/>
              <w:ind w:leftChars="0" w:left="0"/>
              <w:rPr>
                <w:rFonts w:ascii="Arial" w:eastAsia="Arial Unicode MS" w:hAnsi="Arial" w:cs="Arial"/>
                <w:sz w:val="24"/>
                <w:szCs w:val="24"/>
              </w:rPr>
            </w:pPr>
            <w:r w:rsidRPr="0013606B">
              <w:rPr>
                <w:rFonts w:ascii="Arial" w:eastAsia="Arial Unicode MS" w:hAnsi="Arial" w:cs="Arial"/>
                <w:sz w:val="24"/>
                <w:szCs w:val="24"/>
              </w:rPr>
              <w:t>Cost breakdown for the expected construction cost</w:t>
            </w:r>
          </w:p>
        </w:tc>
        <w:tc>
          <w:tcPr>
            <w:tcW w:w="707" w:type="dxa"/>
            <w:vMerge w:val="restart"/>
            <w:vAlign w:val="center"/>
          </w:tcPr>
          <w:p w14:paraId="362A7104" w14:textId="0CA88962" w:rsidR="00504AC1" w:rsidRPr="0013606B" w:rsidRDefault="00504AC1" w:rsidP="00D07982">
            <w:pPr>
              <w:pStyle w:val="a3"/>
              <w:ind w:leftChars="0" w:left="0"/>
              <w:jc w:val="center"/>
              <w:rPr>
                <w:rFonts w:ascii="Arial" w:eastAsia="Arial Unicode MS" w:hAnsi="Arial" w:cs="Arial"/>
                <w:sz w:val="24"/>
                <w:szCs w:val="24"/>
              </w:rPr>
            </w:pPr>
            <w:r w:rsidRPr="0013606B">
              <w:rPr>
                <w:rFonts w:ascii="Arial" w:eastAsia="Arial Unicode MS" w:hAnsi="Arial" w:cs="Arial"/>
                <w:sz w:val="24"/>
                <w:szCs w:val="24"/>
              </w:rPr>
              <w:t>2</w:t>
            </w:r>
          </w:p>
        </w:tc>
        <w:tc>
          <w:tcPr>
            <w:tcW w:w="728" w:type="dxa"/>
            <w:vMerge w:val="restart"/>
            <w:vAlign w:val="center"/>
          </w:tcPr>
          <w:p w14:paraId="153E66D2" w14:textId="1575A555" w:rsidR="00504AC1" w:rsidRPr="0013606B" w:rsidRDefault="00504AC1" w:rsidP="00D07982">
            <w:pPr>
              <w:pStyle w:val="a3"/>
              <w:ind w:leftChars="0" w:left="0"/>
              <w:jc w:val="center"/>
              <w:rPr>
                <w:rFonts w:ascii="Arial" w:eastAsia="Arial Unicode MS" w:hAnsi="Arial" w:cs="Arial"/>
                <w:sz w:val="24"/>
                <w:szCs w:val="24"/>
              </w:rPr>
            </w:pPr>
            <w:r w:rsidRPr="0013606B">
              <w:rPr>
                <w:rFonts w:ascii="Arial" w:eastAsia="Arial Unicode MS" w:hAnsi="Arial" w:cs="Arial"/>
                <w:sz w:val="24"/>
                <w:szCs w:val="24"/>
              </w:rPr>
              <w:t>4</w:t>
            </w:r>
          </w:p>
        </w:tc>
        <w:tc>
          <w:tcPr>
            <w:tcW w:w="2635" w:type="dxa"/>
            <w:vMerge/>
            <w:vAlign w:val="center"/>
          </w:tcPr>
          <w:p w14:paraId="15FB3AE4" w14:textId="77777777" w:rsidR="00504AC1" w:rsidRPr="0013606B" w:rsidRDefault="00504AC1" w:rsidP="00D07982">
            <w:pPr>
              <w:pStyle w:val="a3"/>
              <w:ind w:leftChars="0" w:left="0"/>
              <w:rPr>
                <w:rFonts w:ascii="Arial" w:eastAsia="Arial Unicode MS" w:hAnsi="Arial" w:cs="Arial"/>
                <w:sz w:val="24"/>
                <w:szCs w:val="24"/>
              </w:rPr>
            </w:pPr>
          </w:p>
        </w:tc>
      </w:tr>
      <w:tr w:rsidR="0013606B" w:rsidRPr="0013606B" w14:paraId="5D96D89B" w14:textId="77777777" w:rsidTr="00D07982">
        <w:trPr>
          <w:trHeight w:val="422"/>
        </w:trPr>
        <w:tc>
          <w:tcPr>
            <w:tcW w:w="1350" w:type="dxa"/>
            <w:vMerge/>
            <w:vAlign w:val="center"/>
          </w:tcPr>
          <w:p w14:paraId="7516D01F" w14:textId="77777777" w:rsidR="00504AC1" w:rsidRPr="0013606B" w:rsidRDefault="00504AC1" w:rsidP="00D07982">
            <w:pPr>
              <w:pStyle w:val="a3"/>
              <w:ind w:leftChars="0" w:left="0"/>
              <w:rPr>
                <w:rFonts w:ascii="Arial" w:eastAsia="Arial Unicode MS" w:hAnsi="Arial" w:cs="Arial"/>
                <w:sz w:val="24"/>
                <w:szCs w:val="24"/>
              </w:rPr>
            </w:pPr>
          </w:p>
        </w:tc>
        <w:tc>
          <w:tcPr>
            <w:tcW w:w="3659" w:type="dxa"/>
            <w:vAlign w:val="center"/>
          </w:tcPr>
          <w:p w14:paraId="073B2F79" w14:textId="77777777" w:rsidR="00504AC1" w:rsidRPr="0013606B" w:rsidRDefault="00504AC1" w:rsidP="00D07982">
            <w:pPr>
              <w:pStyle w:val="a3"/>
              <w:ind w:leftChars="0" w:left="0"/>
              <w:rPr>
                <w:rFonts w:ascii="Arial" w:eastAsia="Arial Unicode MS" w:hAnsi="Arial" w:cs="Arial"/>
                <w:sz w:val="24"/>
                <w:szCs w:val="24"/>
              </w:rPr>
            </w:pPr>
            <w:r w:rsidRPr="0013606B">
              <w:rPr>
                <w:rFonts w:ascii="Arial" w:eastAsia="Arial Unicode MS" w:hAnsi="Arial" w:cs="Arial"/>
                <w:sz w:val="24"/>
                <w:szCs w:val="24"/>
              </w:rPr>
              <w:t>Basis documents for cost estimation including quantity estimation</w:t>
            </w:r>
          </w:p>
        </w:tc>
        <w:tc>
          <w:tcPr>
            <w:tcW w:w="707" w:type="dxa"/>
            <w:vMerge/>
            <w:vAlign w:val="center"/>
          </w:tcPr>
          <w:p w14:paraId="0498F254" w14:textId="77777777" w:rsidR="00504AC1" w:rsidRPr="0013606B" w:rsidRDefault="00504AC1" w:rsidP="00D07982">
            <w:pPr>
              <w:pStyle w:val="a3"/>
              <w:ind w:leftChars="0" w:left="0"/>
              <w:jc w:val="center"/>
              <w:rPr>
                <w:rFonts w:ascii="Arial" w:eastAsia="Arial Unicode MS" w:hAnsi="Arial" w:cs="Arial"/>
                <w:sz w:val="24"/>
                <w:szCs w:val="24"/>
              </w:rPr>
            </w:pPr>
          </w:p>
        </w:tc>
        <w:tc>
          <w:tcPr>
            <w:tcW w:w="728" w:type="dxa"/>
            <w:vMerge/>
            <w:vAlign w:val="center"/>
          </w:tcPr>
          <w:p w14:paraId="7A952AEC" w14:textId="77777777" w:rsidR="00504AC1" w:rsidRPr="0013606B" w:rsidRDefault="00504AC1" w:rsidP="00D07982">
            <w:pPr>
              <w:pStyle w:val="a3"/>
              <w:ind w:leftChars="0" w:left="0"/>
              <w:jc w:val="center"/>
              <w:rPr>
                <w:rFonts w:ascii="Arial" w:eastAsia="Arial Unicode MS" w:hAnsi="Arial" w:cs="Arial"/>
                <w:sz w:val="24"/>
                <w:szCs w:val="24"/>
              </w:rPr>
            </w:pPr>
          </w:p>
        </w:tc>
        <w:tc>
          <w:tcPr>
            <w:tcW w:w="2635" w:type="dxa"/>
            <w:vMerge/>
            <w:vAlign w:val="center"/>
          </w:tcPr>
          <w:p w14:paraId="479C9898" w14:textId="77777777" w:rsidR="00504AC1" w:rsidRPr="0013606B" w:rsidRDefault="00504AC1" w:rsidP="00D07982">
            <w:pPr>
              <w:pStyle w:val="a3"/>
              <w:ind w:leftChars="0" w:left="0"/>
              <w:rPr>
                <w:rFonts w:ascii="Arial" w:eastAsia="Arial Unicode MS" w:hAnsi="Arial" w:cs="Arial"/>
                <w:sz w:val="24"/>
                <w:szCs w:val="24"/>
              </w:rPr>
            </w:pPr>
          </w:p>
        </w:tc>
      </w:tr>
      <w:tr w:rsidR="0013606B" w:rsidRPr="0013606B" w14:paraId="5C7CC458" w14:textId="77777777" w:rsidTr="00D07982">
        <w:trPr>
          <w:trHeight w:val="422"/>
        </w:trPr>
        <w:tc>
          <w:tcPr>
            <w:tcW w:w="5009" w:type="dxa"/>
            <w:gridSpan w:val="2"/>
            <w:vAlign w:val="center"/>
          </w:tcPr>
          <w:p w14:paraId="7F00A6E5" w14:textId="77777777" w:rsidR="00504AC1" w:rsidRPr="0013606B" w:rsidRDefault="00504AC1" w:rsidP="00D07982">
            <w:pPr>
              <w:pStyle w:val="a3"/>
              <w:ind w:leftChars="0" w:left="0"/>
              <w:rPr>
                <w:rFonts w:ascii="Arial" w:eastAsia="Arial Unicode MS" w:hAnsi="Arial" w:cs="Arial"/>
                <w:sz w:val="24"/>
                <w:szCs w:val="24"/>
              </w:rPr>
            </w:pPr>
            <w:r w:rsidRPr="0013606B">
              <w:rPr>
                <w:rFonts w:ascii="Arial" w:eastAsia="Arial Unicode MS" w:hAnsi="Arial" w:cs="Arial"/>
                <w:sz w:val="24"/>
                <w:szCs w:val="24"/>
              </w:rPr>
              <w:t>Licensing document (If needed)</w:t>
            </w:r>
          </w:p>
        </w:tc>
        <w:tc>
          <w:tcPr>
            <w:tcW w:w="707" w:type="dxa"/>
            <w:vAlign w:val="center"/>
          </w:tcPr>
          <w:p w14:paraId="570F914E" w14:textId="77777777" w:rsidR="00504AC1" w:rsidRPr="0013606B" w:rsidRDefault="00504AC1" w:rsidP="00D07982">
            <w:pPr>
              <w:pStyle w:val="a3"/>
              <w:ind w:leftChars="0" w:left="0"/>
              <w:jc w:val="center"/>
              <w:rPr>
                <w:rFonts w:ascii="Arial" w:eastAsia="Arial Unicode MS" w:hAnsi="Arial" w:cs="Arial"/>
                <w:sz w:val="24"/>
                <w:szCs w:val="24"/>
              </w:rPr>
            </w:pPr>
            <w:r w:rsidRPr="0013606B">
              <w:rPr>
                <w:rFonts w:ascii="Arial" w:eastAsia="Arial Unicode MS" w:hAnsi="Arial" w:cs="Arial"/>
                <w:sz w:val="24"/>
                <w:szCs w:val="24"/>
              </w:rPr>
              <w:t>2</w:t>
            </w:r>
          </w:p>
        </w:tc>
        <w:tc>
          <w:tcPr>
            <w:tcW w:w="728" w:type="dxa"/>
            <w:vAlign w:val="center"/>
          </w:tcPr>
          <w:p w14:paraId="0B464FC1" w14:textId="77777777" w:rsidR="00504AC1" w:rsidRPr="0013606B" w:rsidRDefault="00504AC1" w:rsidP="00D07982">
            <w:pPr>
              <w:pStyle w:val="a3"/>
              <w:ind w:leftChars="0" w:left="0"/>
              <w:jc w:val="center"/>
              <w:rPr>
                <w:rFonts w:ascii="Arial" w:eastAsia="Arial Unicode MS" w:hAnsi="Arial" w:cs="Arial"/>
                <w:sz w:val="24"/>
                <w:szCs w:val="24"/>
              </w:rPr>
            </w:pPr>
            <w:r w:rsidRPr="0013606B">
              <w:rPr>
                <w:rFonts w:ascii="Arial" w:eastAsia="Arial Unicode MS" w:hAnsi="Arial" w:cs="Arial"/>
                <w:sz w:val="24"/>
                <w:szCs w:val="24"/>
              </w:rPr>
              <w:t>2</w:t>
            </w:r>
          </w:p>
        </w:tc>
        <w:tc>
          <w:tcPr>
            <w:tcW w:w="2635" w:type="dxa"/>
            <w:vAlign w:val="center"/>
          </w:tcPr>
          <w:p w14:paraId="236E609A" w14:textId="77777777" w:rsidR="00504AC1" w:rsidRPr="0013606B" w:rsidRDefault="00504AC1" w:rsidP="00D07982">
            <w:pPr>
              <w:pStyle w:val="a3"/>
              <w:ind w:leftChars="0" w:left="0"/>
              <w:rPr>
                <w:rFonts w:ascii="Arial" w:eastAsia="Arial Unicode MS" w:hAnsi="Arial" w:cs="Arial"/>
                <w:sz w:val="24"/>
                <w:szCs w:val="24"/>
              </w:rPr>
            </w:pPr>
            <w:r w:rsidRPr="0013606B">
              <w:rPr>
                <w:rFonts w:ascii="Arial" w:eastAsia="Arial Unicode MS" w:hAnsi="Arial" w:cs="Arial"/>
                <w:sz w:val="24"/>
                <w:szCs w:val="24"/>
              </w:rPr>
              <w:t>Hard &amp; soft copy</w:t>
            </w:r>
          </w:p>
        </w:tc>
      </w:tr>
      <w:tr w:rsidR="00504AC1" w:rsidRPr="0013606B" w14:paraId="694F25DF" w14:textId="77777777" w:rsidTr="00033478">
        <w:trPr>
          <w:trHeight w:val="416"/>
        </w:trPr>
        <w:tc>
          <w:tcPr>
            <w:tcW w:w="9079" w:type="dxa"/>
            <w:gridSpan w:val="5"/>
            <w:vAlign w:val="center"/>
          </w:tcPr>
          <w:p w14:paraId="470E6677" w14:textId="10F6B453" w:rsidR="00504AC1" w:rsidRPr="0013606B" w:rsidRDefault="00504AC1" w:rsidP="00D07982">
            <w:pPr>
              <w:pStyle w:val="a3"/>
              <w:ind w:leftChars="0" w:left="0"/>
              <w:rPr>
                <w:rFonts w:ascii="Arial" w:eastAsia="Arial Unicode MS" w:hAnsi="Arial" w:cs="Arial"/>
                <w:sz w:val="24"/>
                <w:szCs w:val="24"/>
              </w:rPr>
            </w:pPr>
            <w:r w:rsidRPr="0013606B">
              <w:rPr>
                <w:rFonts w:ascii="Arial" w:eastAsia="Arial Unicode MS" w:hAnsi="Arial" w:cs="Arial"/>
                <w:sz w:val="24"/>
                <w:szCs w:val="24"/>
              </w:rPr>
              <w:t>All documents should be submitted as hard and soft copy. Soft copy can be delivered via USB and e-mail.</w:t>
            </w:r>
          </w:p>
          <w:p w14:paraId="17421720" w14:textId="21916466" w:rsidR="00157E65" w:rsidRPr="0013606B" w:rsidRDefault="00157E65" w:rsidP="00D07982">
            <w:pPr>
              <w:pStyle w:val="a3"/>
              <w:ind w:leftChars="0" w:left="0"/>
              <w:rPr>
                <w:rFonts w:ascii="Arial" w:hAnsi="Arial" w:cs="Arial"/>
                <w:sz w:val="22"/>
              </w:rPr>
            </w:pPr>
            <w:r w:rsidRPr="0013606B">
              <w:rPr>
                <w:rFonts w:ascii="Arial" w:hAnsi="Arial" w:cs="Arial"/>
                <w:sz w:val="22"/>
              </w:rPr>
              <w:lastRenderedPageBreak/>
              <w:t>All deliverables under this contract must be submitt</w:t>
            </w:r>
            <w:r w:rsidR="00C4062C" w:rsidRPr="0013606B">
              <w:rPr>
                <w:rFonts w:ascii="Arial" w:hAnsi="Arial" w:cs="Arial"/>
                <w:sz w:val="22"/>
              </w:rPr>
              <w:t>ed in English and Russian</w:t>
            </w:r>
            <w:r w:rsidRPr="0013606B">
              <w:rPr>
                <w:rFonts w:ascii="Arial" w:hAnsi="Arial" w:cs="Arial"/>
                <w:sz w:val="22"/>
              </w:rPr>
              <w:t xml:space="preserve"> versions. Bilingual fo</w:t>
            </w:r>
            <w:r w:rsidR="00C4062C" w:rsidRPr="0013606B">
              <w:rPr>
                <w:rFonts w:ascii="Arial" w:hAnsi="Arial" w:cs="Arial"/>
                <w:sz w:val="22"/>
              </w:rPr>
              <w:t>rmat (English and Russian</w:t>
            </w:r>
            <w:r w:rsidRPr="0013606B">
              <w:rPr>
                <w:rFonts w:ascii="Arial" w:hAnsi="Arial" w:cs="Arial"/>
                <w:sz w:val="22"/>
              </w:rPr>
              <w:t>) may be used if needed.</w:t>
            </w:r>
          </w:p>
          <w:p w14:paraId="276393DE" w14:textId="5D7DE9C2" w:rsidR="00504AC1" w:rsidRPr="0013606B" w:rsidRDefault="00504AC1" w:rsidP="00D07982">
            <w:pPr>
              <w:pStyle w:val="a3"/>
              <w:ind w:leftChars="0" w:left="0"/>
              <w:rPr>
                <w:rFonts w:ascii="Arial" w:hAnsi="Arial" w:cs="Arial"/>
                <w:sz w:val="24"/>
                <w:szCs w:val="24"/>
              </w:rPr>
            </w:pPr>
            <w:r w:rsidRPr="0013606B">
              <w:rPr>
                <w:rFonts w:ascii="Arial" w:eastAsia="Arial Unicode MS" w:hAnsi="Arial" w:cs="Arial"/>
                <w:sz w:val="24"/>
                <w:szCs w:val="24"/>
              </w:rPr>
              <w:t>* Both CAD format</w:t>
            </w:r>
            <w:r w:rsidR="00171185" w:rsidRPr="0013606B">
              <w:rPr>
                <w:rFonts w:ascii="Arial" w:eastAsia="Arial Unicode MS" w:hAnsi="Arial" w:cs="Arial"/>
                <w:sz w:val="24"/>
                <w:szCs w:val="24"/>
              </w:rPr>
              <w:t xml:space="preserve"> </w:t>
            </w:r>
            <w:r w:rsidR="00033478" w:rsidRPr="0013606B">
              <w:rPr>
                <w:rFonts w:ascii="Arial" w:eastAsia="Arial Unicode MS" w:hAnsi="Arial" w:cs="Arial"/>
                <w:sz w:val="24"/>
                <w:szCs w:val="24"/>
              </w:rPr>
              <w:t>(or any original type)</w:t>
            </w:r>
            <w:r w:rsidRPr="0013606B">
              <w:rPr>
                <w:rFonts w:ascii="Arial" w:eastAsia="Arial Unicode MS" w:hAnsi="Arial" w:cs="Arial"/>
                <w:sz w:val="24"/>
                <w:szCs w:val="24"/>
              </w:rPr>
              <w:t xml:space="preserve"> and </w:t>
            </w:r>
            <w:r w:rsidR="00033478" w:rsidRPr="0013606B">
              <w:rPr>
                <w:rFonts w:ascii="Arial" w:eastAsia="Arial Unicode MS" w:hAnsi="Arial" w:cs="Arial"/>
                <w:sz w:val="24"/>
                <w:szCs w:val="24"/>
              </w:rPr>
              <w:t xml:space="preserve">copy of </w:t>
            </w:r>
            <w:r w:rsidRPr="0013606B">
              <w:rPr>
                <w:rFonts w:ascii="Arial" w:eastAsia="Arial Unicode MS" w:hAnsi="Arial" w:cs="Arial"/>
                <w:sz w:val="24"/>
                <w:szCs w:val="24"/>
              </w:rPr>
              <w:t xml:space="preserve">pdf format should be submitted for design document. </w:t>
            </w:r>
          </w:p>
          <w:p w14:paraId="0E7DCEFB" w14:textId="77777777" w:rsidR="00504AC1" w:rsidRPr="0013606B" w:rsidRDefault="00504AC1" w:rsidP="00D07982">
            <w:pPr>
              <w:pStyle w:val="a3"/>
              <w:ind w:leftChars="0" w:left="0"/>
              <w:rPr>
                <w:rFonts w:ascii="Arial" w:eastAsia="Arial Unicode MS" w:hAnsi="Arial" w:cs="Arial"/>
                <w:sz w:val="24"/>
                <w:szCs w:val="24"/>
              </w:rPr>
            </w:pPr>
            <w:r w:rsidRPr="0013606B">
              <w:rPr>
                <w:rFonts w:ascii="Arial" w:eastAsia="Arial Unicode MS" w:hAnsi="Arial" w:cs="Arial"/>
                <w:sz w:val="24"/>
                <w:szCs w:val="24"/>
              </w:rPr>
              <w:t>* The fonts used in the drawings should be also delivered.</w:t>
            </w:r>
          </w:p>
          <w:p w14:paraId="0B7A2E4E" w14:textId="0BDC2FD2" w:rsidR="00504AC1" w:rsidRPr="0013606B" w:rsidRDefault="00504AC1" w:rsidP="00D07982">
            <w:pPr>
              <w:pStyle w:val="a3"/>
              <w:ind w:leftChars="0" w:left="0"/>
              <w:rPr>
                <w:rFonts w:ascii="Arial" w:eastAsia="Arial Unicode MS" w:hAnsi="Arial" w:cs="Arial"/>
                <w:sz w:val="24"/>
                <w:szCs w:val="24"/>
              </w:rPr>
            </w:pPr>
            <w:r w:rsidRPr="0013606B">
              <w:rPr>
                <w:rFonts w:ascii="Arial" w:eastAsia="Arial Unicode MS" w:hAnsi="Arial" w:cs="Arial"/>
                <w:sz w:val="24"/>
                <w:szCs w:val="24"/>
              </w:rPr>
              <w:t>* The construction cost est</w:t>
            </w:r>
            <w:r w:rsidR="00033478" w:rsidRPr="0013606B">
              <w:rPr>
                <w:rFonts w:ascii="Arial" w:eastAsia="Arial Unicode MS" w:hAnsi="Arial" w:cs="Arial"/>
                <w:sz w:val="24"/>
                <w:szCs w:val="24"/>
              </w:rPr>
              <w:t>imation should be submitted in an</w:t>
            </w:r>
            <w:r w:rsidRPr="0013606B">
              <w:rPr>
                <w:rFonts w:ascii="Arial" w:eastAsia="Arial Unicode MS" w:hAnsi="Arial" w:cs="Arial"/>
                <w:sz w:val="24"/>
                <w:szCs w:val="24"/>
              </w:rPr>
              <w:t xml:space="preserve"> excel file.</w:t>
            </w:r>
          </w:p>
        </w:tc>
      </w:tr>
    </w:tbl>
    <w:p w14:paraId="1C6CDD6A" w14:textId="77777777" w:rsidR="00504AC1" w:rsidRPr="0013606B" w:rsidRDefault="00504AC1" w:rsidP="00504AC1">
      <w:pPr>
        <w:widowControl/>
        <w:wordWrap/>
        <w:autoSpaceDE/>
        <w:autoSpaceDN/>
        <w:rPr>
          <w:rFonts w:ascii="Arial" w:eastAsia="Arial Unicode MS" w:hAnsi="Arial" w:cs="Arial"/>
          <w:sz w:val="24"/>
          <w:szCs w:val="24"/>
        </w:rPr>
      </w:pPr>
    </w:p>
    <w:p w14:paraId="79BBF672" w14:textId="77777777" w:rsidR="00F93BDA" w:rsidRPr="0013606B" w:rsidRDefault="00F93BDA" w:rsidP="00414413">
      <w:pPr>
        <w:snapToGrid w:val="0"/>
        <w:spacing w:line="276" w:lineRule="auto"/>
        <w:rPr>
          <w:rFonts w:ascii="Arial" w:hAnsi="Arial" w:cs="Arial"/>
          <w:sz w:val="24"/>
          <w:szCs w:val="24"/>
        </w:rPr>
      </w:pPr>
    </w:p>
    <w:p w14:paraId="630A716F" w14:textId="1EBB3EEB" w:rsidR="00ED75AB" w:rsidRPr="0013606B" w:rsidRDefault="00F93BDA" w:rsidP="00ED75AB">
      <w:pPr>
        <w:snapToGrid w:val="0"/>
        <w:spacing w:line="276" w:lineRule="auto"/>
        <w:ind w:leftChars="177" w:left="354"/>
        <w:rPr>
          <w:rFonts w:ascii="Arial" w:hAnsi="Arial" w:cs="Arial"/>
          <w:sz w:val="24"/>
          <w:szCs w:val="24"/>
        </w:rPr>
      </w:pPr>
      <w:r w:rsidRPr="0013606B">
        <w:rPr>
          <w:rFonts w:ascii="Arial" w:hAnsi="Arial" w:cs="Arial"/>
          <w:sz w:val="24"/>
          <w:szCs w:val="24"/>
        </w:rPr>
        <w:t>D</w:t>
      </w:r>
      <w:r w:rsidR="00ED75AB" w:rsidRPr="0013606B">
        <w:rPr>
          <w:rFonts w:ascii="Arial" w:hAnsi="Arial" w:cs="Arial"/>
          <w:sz w:val="24"/>
          <w:szCs w:val="24"/>
        </w:rPr>
        <w:t>.  Design</w:t>
      </w:r>
    </w:p>
    <w:p w14:paraId="22AE8E56" w14:textId="15967CEA" w:rsidR="00ED75AB" w:rsidRPr="0013606B" w:rsidRDefault="00ED75AB" w:rsidP="00ED75AB">
      <w:pPr>
        <w:snapToGrid w:val="0"/>
        <w:spacing w:line="276" w:lineRule="auto"/>
        <w:ind w:leftChars="300" w:left="1080" w:hangingChars="200" w:hanging="480"/>
        <w:rPr>
          <w:rFonts w:ascii="Arial" w:hAnsi="Arial" w:cs="Arial"/>
          <w:sz w:val="24"/>
          <w:szCs w:val="24"/>
        </w:rPr>
      </w:pPr>
      <w:r w:rsidRPr="0013606B">
        <w:rPr>
          <w:rFonts w:ascii="Arial" w:hAnsi="Arial" w:cs="Arial"/>
          <w:sz w:val="24"/>
          <w:szCs w:val="24"/>
        </w:rPr>
        <w:t xml:space="preserve">(a)  The </w:t>
      </w:r>
      <w:proofErr w:type="gramStart"/>
      <w:r w:rsidR="000A591B" w:rsidRPr="0013606B">
        <w:rPr>
          <w:rFonts w:ascii="Arial" w:hAnsi="Arial" w:cs="Arial"/>
          <w:sz w:val="24"/>
          <w:szCs w:val="24"/>
        </w:rPr>
        <w:t>Buildings</w:t>
      </w:r>
      <w:proofErr w:type="gramEnd"/>
      <w:r w:rsidR="000A591B" w:rsidRPr="0013606B">
        <w:rPr>
          <w:rFonts w:ascii="Arial" w:hAnsi="Arial" w:cs="Arial"/>
          <w:sz w:val="24"/>
          <w:szCs w:val="24"/>
        </w:rPr>
        <w:t xml:space="preserve"> </w:t>
      </w:r>
      <w:r w:rsidRPr="0013606B">
        <w:rPr>
          <w:rFonts w:ascii="Arial" w:hAnsi="Arial" w:cs="Arial"/>
          <w:sz w:val="24"/>
          <w:szCs w:val="24"/>
        </w:rPr>
        <w:t>should be constructed to perform its given function reasonably by design.</w:t>
      </w:r>
    </w:p>
    <w:p w14:paraId="1D973902" w14:textId="62DCCF8F" w:rsidR="00ED75AB" w:rsidRPr="0013606B" w:rsidRDefault="00ED75AB" w:rsidP="003475FF">
      <w:pPr>
        <w:snapToGrid w:val="0"/>
        <w:spacing w:line="276" w:lineRule="auto"/>
        <w:ind w:leftChars="300" w:left="1133" w:hangingChars="222" w:hanging="533"/>
        <w:rPr>
          <w:rFonts w:ascii="Arial" w:hAnsi="Arial" w:cs="Arial"/>
          <w:sz w:val="24"/>
          <w:szCs w:val="24"/>
        </w:rPr>
      </w:pPr>
      <w:r w:rsidRPr="0013606B">
        <w:rPr>
          <w:rFonts w:ascii="Arial" w:hAnsi="Arial" w:cs="Arial"/>
          <w:sz w:val="24"/>
          <w:szCs w:val="24"/>
        </w:rPr>
        <w:t xml:space="preserve">(b)  </w:t>
      </w:r>
      <w:r w:rsidR="003475FF" w:rsidRPr="0013606B">
        <w:rPr>
          <w:rFonts w:ascii="Arial" w:hAnsi="Arial" w:cs="Arial"/>
          <w:sz w:val="24"/>
          <w:szCs w:val="24"/>
        </w:rPr>
        <w:t xml:space="preserve">Develop in response to the </w:t>
      </w:r>
      <w:r w:rsidR="00825402" w:rsidRPr="0013606B">
        <w:rPr>
          <w:rFonts w:ascii="Arial" w:hAnsi="Arial" w:cs="Arial"/>
          <w:sz w:val="24"/>
          <w:szCs w:val="24"/>
        </w:rPr>
        <w:t xml:space="preserve">project </w:t>
      </w:r>
      <w:r w:rsidR="003475FF" w:rsidRPr="0013606B">
        <w:rPr>
          <w:rFonts w:ascii="Arial" w:hAnsi="Arial" w:cs="Arial"/>
          <w:sz w:val="24"/>
          <w:szCs w:val="24"/>
        </w:rPr>
        <w:t>site conditions an</w:t>
      </w:r>
      <w:r w:rsidR="00825402" w:rsidRPr="0013606B">
        <w:rPr>
          <w:rFonts w:ascii="Arial" w:hAnsi="Arial" w:cs="Arial"/>
          <w:sz w:val="24"/>
          <w:szCs w:val="24"/>
        </w:rPr>
        <w:t>d its functions, optimizing project site</w:t>
      </w:r>
      <w:r w:rsidR="00882881" w:rsidRPr="0013606B">
        <w:rPr>
          <w:rFonts w:ascii="Arial" w:hAnsi="Arial" w:cs="Arial"/>
          <w:sz w:val="24"/>
          <w:szCs w:val="24"/>
        </w:rPr>
        <w:t xml:space="preserve"> </w:t>
      </w:r>
      <w:r w:rsidR="00825402" w:rsidRPr="0013606B">
        <w:rPr>
          <w:rFonts w:ascii="Arial" w:hAnsi="Arial" w:cs="Arial"/>
          <w:sz w:val="24"/>
          <w:szCs w:val="24"/>
        </w:rPr>
        <w:t>(land or building)</w:t>
      </w:r>
      <w:r w:rsidR="003475FF" w:rsidRPr="0013606B">
        <w:rPr>
          <w:rFonts w:ascii="Arial" w:hAnsi="Arial" w:cs="Arial"/>
          <w:sz w:val="24"/>
          <w:szCs w:val="24"/>
        </w:rPr>
        <w:t xml:space="preserve"> use efficiency and accommodating future expansion</w:t>
      </w:r>
      <w:r w:rsidR="00882881" w:rsidRPr="0013606B">
        <w:rPr>
          <w:rFonts w:ascii="Arial" w:hAnsi="Arial" w:cs="Arial"/>
          <w:sz w:val="24"/>
          <w:szCs w:val="24"/>
        </w:rPr>
        <w:t xml:space="preserve"> </w:t>
      </w:r>
      <w:r w:rsidR="00825402" w:rsidRPr="0013606B">
        <w:rPr>
          <w:rFonts w:ascii="Arial" w:hAnsi="Arial" w:cs="Arial"/>
          <w:sz w:val="24"/>
          <w:szCs w:val="24"/>
        </w:rPr>
        <w:t>(if required)</w:t>
      </w:r>
      <w:r w:rsidR="003475FF" w:rsidRPr="0013606B">
        <w:rPr>
          <w:rFonts w:ascii="Arial" w:hAnsi="Arial" w:cs="Arial"/>
          <w:sz w:val="24"/>
          <w:szCs w:val="24"/>
        </w:rPr>
        <w:t>.</w:t>
      </w:r>
    </w:p>
    <w:p w14:paraId="4D72CB4E" w14:textId="60A272A9" w:rsidR="00ED75AB" w:rsidRPr="0013606B" w:rsidRDefault="00ED75AB" w:rsidP="00ED75AB">
      <w:pPr>
        <w:snapToGrid w:val="0"/>
        <w:spacing w:line="276" w:lineRule="auto"/>
        <w:ind w:leftChars="300" w:left="600"/>
        <w:rPr>
          <w:rFonts w:ascii="Arial" w:hAnsi="Arial" w:cs="Arial"/>
          <w:sz w:val="24"/>
          <w:szCs w:val="24"/>
        </w:rPr>
      </w:pPr>
      <w:r w:rsidRPr="0013606B">
        <w:rPr>
          <w:rFonts w:ascii="Arial" w:hAnsi="Arial" w:cs="Arial"/>
          <w:sz w:val="24"/>
          <w:szCs w:val="24"/>
        </w:rPr>
        <w:t xml:space="preserve">(c)  Eco-friendly </w:t>
      </w:r>
      <w:r w:rsidR="003475FF" w:rsidRPr="0013606B">
        <w:rPr>
          <w:rFonts w:ascii="Arial" w:hAnsi="Arial" w:cs="Arial"/>
          <w:sz w:val="24"/>
          <w:szCs w:val="24"/>
        </w:rPr>
        <w:t xml:space="preserve">and Barrier-free </w:t>
      </w:r>
      <w:r w:rsidRPr="0013606B">
        <w:rPr>
          <w:rFonts w:ascii="Arial" w:hAnsi="Arial" w:cs="Arial"/>
          <w:sz w:val="24"/>
          <w:szCs w:val="24"/>
        </w:rPr>
        <w:t>design</w:t>
      </w:r>
    </w:p>
    <w:p w14:paraId="47EE5769" w14:textId="029EDBC8" w:rsidR="00ED75AB" w:rsidRPr="0013606B" w:rsidRDefault="00ED75AB" w:rsidP="00ED75AB">
      <w:pPr>
        <w:snapToGrid w:val="0"/>
        <w:spacing w:line="276" w:lineRule="auto"/>
        <w:ind w:leftChars="300" w:left="1080" w:hangingChars="200" w:hanging="480"/>
        <w:rPr>
          <w:rFonts w:ascii="Arial" w:hAnsi="Arial" w:cs="Arial"/>
          <w:sz w:val="24"/>
          <w:szCs w:val="24"/>
        </w:rPr>
      </w:pPr>
      <w:r w:rsidRPr="0013606B">
        <w:rPr>
          <w:rFonts w:ascii="Arial" w:hAnsi="Arial" w:cs="Arial"/>
          <w:sz w:val="24"/>
          <w:szCs w:val="24"/>
        </w:rPr>
        <w:t xml:space="preserve">(d)  The </w:t>
      </w:r>
      <w:proofErr w:type="gramStart"/>
      <w:r w:rsidR="000A591B" w:rsidRPr="0013606B">
        <w:rPr>
          <w:rFonts w:ascii="Arial" w:hAnsi="Arial" w:cs="Arial"/>
          <w:sz w:val="24"/>
          <w:szCs w:val="24"/>
        </w:rPr>
        <w:t>Buildings</w:t>
      </w:r>
      <w:proofErr w:type="gramEnd"/>
      <w:r w:rsidR="000A591B" w:rsidRPr="0013606B">
        <w:rPr>
          <w:rFonts w:ascii="Arial" w:hAnsi="Arial" w:cs="Arial"/>
          <w:sz w:val="24"/>
          <w:szCs w:val="24"/>
        </w:rPr>
        <w:t xml:space="preserve"> </w:t>
      </w:r>
      <w:r w:rsidRPr="0013606B">
        <w:rPr>
          <w:rFonts w:ascii="Arial" w:hAnsi="Arial" w:cs="Arial"/>
          <w:sz w:val="24"/>
          <w:szCs w:val="24"/>
        </w:rPr>
        <w:t>shall be harmonized with existing buildings and surrounding circumstance.</w:t>
      </w:r>
    </w:p>
    <w:p w14:paraId="1D9C3C73" w14:textId="6A8C706F" w:rsidR="00ED75AB" w:rsidRPr="0013606B" w:rsidRDefault="00ED75AB" w:rsidP="00ED75AB">
      <w:pPr>
        <w:snapToGrid w:val="0"/>
        <w:spacing w:line="276" w:lineRule="auto"/>
        <w:ind w:leftChars="300" w:left="600"/>
        <w:rPr>
          <w:rFonts w:ascii="Arial" w:hAnsi="Arial" w:cs="Arial"/>
          <w:sz w:val="24"/>
          <w:szCs w:val="24"/>
        </w:rPr>
      </w:pPr>
      <w:r w:rsidRPr="0013606B">
        <w:rPr>
          <w:rFonts w:ascii="Arial" w:hAnsi="Arial" w:cs="Arial"/>
          <w:sz w:val="24"/>
          <w:szCs w:val="24"/>
        </w:rPr>
        <w:t>(e)  Symbolic expression of Korea-</w:t>
      </w:r>
      <w:r w:rsidR="00157E65" w:rsidRPr="0013606B">
        <w:rPr>
          <w:rFonts w:ascii="Arial" w:hAnsi="Arial" w:cs="Arial"/>
          <w:sz w:val="24"/>
          <w:szCs w:val="24"/>
        </w:rPr>
        <w:t>Kyrgyzstan</w:t>
      </w:r>
      <w:r w:rsidRPr="0013606B">
        <w:rPr>
          <w:rFonts w:ascii="Arial" w:hAnsi="Arial" w:cs="Arial"/>
          <w:sz w:val="24"/>
          <w:szCs w:val="24"/>
        </w:rPr>
        <w:t xml:space="preserve"> friendship </w:t>
      </w:r>
    </w:p>
    <w:p w14:paraId="0DC7D16F" w14:textId="77777777" w:rsidR="00ED75AB" w:rsidRPr="0013606B" w:rsidRDefault="00ED75AB" w:rsidP="00ED75AB">
      <w:pPr>
        <w:snapToGrid w:val="0"/>
        <w:spacing w:line="276" w:lineRule="auto"/>
        <w:ind w:leftChars="300" w:left="600"/>
        <w:rPr>
          <w:rFonts w:ascii="Arial" w:hAnsi="Arial" w:cs="Arial"/>
          <w:sz w:val="24"/>
          <w:szCs w:val="24"/>
        </w:rPr>
      </w:pPr>
    </w:p>
    <w:p w14:paraId="45BA5801" w14:textId="20878ED9" w:rsidR="00ED75AB" w:rsidRPr="0013606B" w:rsidRDefault="00F93BDA" w:rsidP="00ED75AB">
      <w:pPr>
        <w:snapToGrid w:val="0"/>
        <w:spacing w:line="276" w:lineRule="auto"/>
        <w:ind w:leftChars="177" w:left="354"/>
        <w:rPr>
          <w:rFonts w:ascii="Arial" w:hAnsi="Arial" w:cs="Arial"/>
          <w:sz w:val="24"/>
          <w:szCs w:val="24"/>
        </w:rPr>
      </w:pPr>
      <w:r w:rsidRPr="0013606B">
        <w:rPr>
          <w:rFonts w:ascii="Arial" w:hAnsi="Arial" w:cs="Arial"/>
          <w:sz w:val="24"/>
          <w:szCs w:val="24"/>
        </w:rPr>
        <w:t>E</w:t>
      </w:r>
      <w:r w:rsidR="00ED75AB" w:rsidRPr="0013606B">
        <w:rPr>
          <w:rFonts w:ascii="Arial" w:hAnsi="Arial" w:cs="Arial"/>
          <w:sz w:val="24"/>
          <w:szCs w:val="24"/>
        </w:rPr>
        <w:t>.  Safety</w:t>
      </w:r>
    </w:p>
    <w:p w14:paraId="031793C5" w14:textId="32E3D8A0" w:rsidR="003475FF" w:rsidRPr="0013606B" w:rsidRDefault="00ED75AB" w:rsidP="003475FF">
      <w:pPr>
        <w:snapToGrid w:val="0"/>
        <w:spacing w:line="276" w:lineRule="auto"/>
        <w:ind w:leftChars="300" w:left="1133" w:hangingChars="222" w:hanging="533"/>
        <w:rPr>
          <w:rFonts w:ascii="Arial" w:hAnsi="Arial" w:cs="Arial"/>
          <w:sz w:val="24"/>
          <w:szCs w:val="24"/>
        </w:rPr>
      </w:pPr>
      <w:r w:rsidRPr="0013606B">
        <w:rPr>
          <w:rFonts w:ascii="Arial" w:hAnsi="Arial" w:cs="Arial"/>
          <w:sz w:val="24"/>
          <w:szCs w:val="24"/>
        </w:rPr>
        <w:t>(a)  Full consideration for means of evacuation</w:t>
      </w:r>
      <w:r w:rsidR="003475FF" w:rsidRPr="0013606B">
        <w:rPr>
          <w:rFonts w:ascii="Arial" w:hAnsi="Arial" w:cs="Arial"/>
          <w:sz w:val="24"/>
          <w:szCs w:val="24"/>
        </w:rPr>
        <w:t xml:space="preserve">, </w:t>
      </w:r>
      <w:r w:rsidRPr="0013606B">
        <w:rPr>
          <w:rFonts w:ascii="Arial" w:hAnsi="Arial" w:cs="Arial"/>
          <w:sz w:val="24"/>
          <w:szCs w:val="24"/>
        </w:rPr>
        <w:t>fire-resistant construction</w:t>
      </w:r>
      <w:r w:rsidR="003475FF" w:rsidRPr="0013606B">
        <w:rPr>
          <w:rFonts w:ascii="Arial" w:hAnsi="Arial" w:cs="Arial"/>
          <w:sz w:val="24"/>
          <w:szCs w:val="24"/>
        </w:rPr>
        <w:t>, and fire-car’s accessibility</w:t>
      </w:r>
    </w:p>
    <w:p w14:paraId="0BA5ABF8" w14:textId="7A65BABF" w:rsidR="00455AB7" w:rsidRPr="0013606B" w:rsidRDefault="00455AB7" w:rsidP="00ED75AB">
      <w:pPr>
        <w:snapToGrid w:val="0"/>
        <w:spacing w:line="276" w:lineRule="auto"/>
        <w:ind w:leftChars="300" w:left="600"/>
        <w:rPr>
          <w:rFonts w:ascii="Arial" w:hAnsi="Arial" w:cs="Arial"/>
          <w:sz w:val="24"/>
          <w:szCs w:val="24"/>
        </w:rPr>
      </w:pPr>
      <w:r w:rsidRPr="0013606B">
        <w:rPr>
          <w:rFonts w:ascii="Arial" w:hAnsi="Arial" w:cs="Arial"/>
          <w:sz w:val="24"/>
          <w:szCs w:val="24"/>
        </w:rPr>
        <w:t>(b)  Safe structure against earthquake</w:t>
      </w:r>
    </w:p>
    <w:p w14:paraId="582E67E3" w14:textId="77777777" w:rsidR="00ED75AB" w:rsidRPr="0013606B" w:rsidRDefault="00ED75AB" w:rsidP="00ED75AB">
      <w:pPr>
        <w:snapToGrid w:val="0"/>
        <w:spacing w:line="276" w:lineRule="auto"/>
        <w:ind w:leftChars="300" w:left="600"/>
        <w:rPr>
          <w:rFonts w:ascii="Arial" w:hAnsi="Arial" w:cs="Arial"/>
          <w:sz w:val="24"/>
          <w:szCs w:val="24"/>
        </w:rPr>
      </w:pPr>
    </w:p>
    <w:p w14:paraId="07545AFE" w14:textId="446A7838" w:rsidR="00ED75AB" w:rsidRPr="0013606B" w:rsidRDefault="00F93BDA" w:rsidP="00ED75AB">
      <w:pPr>
        <w:snapToGrid w:val="0"/>
        <w:spacing w:line="276" w:lineRule="auto"/>
        <w:ind w:leftChars="177" w:left="354"/>
        <w:rPr>
          <w:rFonts w:ascii="Arial" w:hAnsi="Arial" w:cs="Arial"/>
          <w:sz w:val="24"/>
          <w:szCs w:val="24"/>
        </w:rPr>
      </w:pPr>
      <w:r w:rsidRPr="0013606B">
        <w:rPr>
          <w:rFonts w:ascii="Arial" w:hAnsi="Arial" w:cs="Arial"/>
          <w:sz w:val="24"/>
          <w:szCs w:val="24"/>
        </w:rPr>
        <w:t>F</w:t>
      </w:r>
      <w:r w:rsidR="00ED75AB" w:rsidRPr="0013606B">
        <w:rPr>
          <w:rFonts w:ascii="Arial" w:hAnsi="Arial" w:cs="Arial"/>
          <w:sz w:val="24"/>
          <w:szCs w:val="24"/>
        </w:rPr>
        <w:t>.  Cost-Effective Design</w:t>
      </w:r>
    </w:p>
    <w:p w14:paraId="4A33687D" w14:textId="77777777" w:rsidR="00ED75AB" w:rsidRPr="0013606B" w:rsidRDefault="00ED75AB" w:rsidP="00ED75AB">
      <w:pPr>
        <w:snapToGrid w:val="0"/>
        <w:spacing w:line="276" w:lineRule="auto"/>
        <w:ind w:leftChars="300" w:left="600"/>
        <w:rPr>
          <w:rFonts w:ascii="Arial" w:hAnsi="Arial" w:cs="Arial"/>
          <w:sz w:val="24"/>
          <w:szCs w:val="24"/>
        </w:rPr>
      </w:pPr>
      <w:r w:rsidRPr="0013606B">
        <w:rPr>
          <w:rFonts w:ascii="Arial" w:hAnsi="Arial" w:cs="Arial"/>
          <w:sz w:val="24"/>
          <w:szCs w:val="24"/>
        </w:rPr>
        <w:t>(a)  Life Cycle Cost Efficiency</w:t>
      </w:r>
    </w:p>
    <w:p w14:paraId="313C4F50" w14:textId="77777777" w:rsidR="00ED75AB" w:rsidRPr="0013606B" w:rsidRDefault="00ED75AB" w:rsidP="00ED75AB">
      <w:pPr>
        <w:snapToGrid w:val="0"/>
        <w:spacing w:line="276" w:lineRule="auto"/>
        <w:ind w:leftChars="300" w:left="600"/>
        <w:rPr>
          <w:rFonts w:ascii="Arial" w:hAnsi="Arial" w:cs="Arial"/>
          <w:sz w:val="24"/>
          <w:szCs w:val="24"/>
        </w:rPr>
      </w:pPr>
      <w:r w:rsidRPr="0013606B">
        <w:rPr>
          <w:rFonts w:ascii="Arial" w:hAnsi="Arial" w:cs="Arial"/>
          <w:sz w:val="24"/>
          <w:szCs w:val="24"/>
        </w:rPr>
        <w:t>(b)  Indoor Comfort</w:t>
      </w:r>
    </w:p>
    <w:p w14:paraId="71BB89F9" w14:textId="77777777" w:rsidR="00ED75AB" w:rsidRPr="0013606B" w:rsidRDefault="00ED75AB" w:rsidP="00ED75AB">
      <w:pPr>
        <w:snapToGrid w:val="0"/>
        <w:spacing w:line="276" w:lineRule="auto"/>
        <w:ind w:leftChars="300" w:left="600"/>
        <w:rPr>
          <w:rFonts w:ascii="Arial" w:hAnsi="Arial" w:cs="Arial"/>
          <w:sz w:val="24"/>
          <w:szCs w:val="24"/>
        </w:rPr>
      </w:pPr>
      <w:r w:rsidRPr="0013606B">
        <w:rPr>
          <w:rFonts w:ascii="Arial" w:hAnsi="Arial" w:cs="Arial"/>
          <w:sz w:val="24"/>
          <w:szCs w:val="24"/>
        </w:rPr>
        <w:t>(c)  Harmonize with structure, function, and sense of authenticity</w:t>
      </w:r>
    </w:p>
    <w:p w14:paraId="42A91476" w14:textId="451D939A" w:rsidR="00ED75AB" w:rsidRPr="0013606B" w:rsidRDefault="00ED75AB" w:rsidP="00ED75AB">
      <w:pPr>
        <w:snapToGrid w:val="0"/>
        <w:spacing w:line="276" w:lineRule="auto"/>
        <w:ind w:leftChars="300" w:left="600"/>
        <w:rPr>
          <w:rFonts w:ascii="Arial" w:hAnsi="Arial" w:cs="Arial"/>
          <w:sz w:val="24"/>
          <w:szCs w:val="24"/>
        </w:rPr>
      </w:pPr>
      <w:r w:rsidRPr="0013606B">
        <w:rPr>
          <w:rFonts w:ascii="Arial" w:hAnsi="Arial" w:cs="Arial"/>
          <w:sz w:val="24"/>
          <w:szCs w:val="24"/>
        </w:rPr>
        <w:t xml:space="preserve">(d)  Optimized </w:t>
      </w:r>
      <w:r w:rsidR="00AD31D3" w:rsidRPr="0013606B">
        <w:rPr>
          <w:rFonts w:ascii="Arial" w:hAnsi="Arial" w:cs="Arial"/>
          <w:sz w:val="24"/>
          <w:szCs w:val="24"/>
        </w:rPr>
        <w:t xml:space="preserve">circulation and </w:t>
      </w:r>
      <w:r w:rsidRPr="0013606B">
        <w:rPr>
          <w:rFonts w:ascii="Arial" w:hAnsi="Arial" w:cs="Arial"/>
          <w:sz w:val="24"/>
          <w:szCs w:val="24"/>
        </w:rPr>
        <w:t xml:space="preserve">space </w:t>
      </w:r>
      <w:r w:rsidR="00AD31D3" w:rsidRPr="0013606B">
        <w:rPr>
          <w:rFonts w:ascii="Arial" w:hAnsi="Arial" w:cs="Arial"/>
          <w:sz w:val="24"/>
          <w:szCs w:val="24"/>
        </w:rPr>
        <w:t>organization</w:t>
      </w:r>
    </w:p>
    <w:p w14:paraId="6B82C835" w14:textId="77777777" w:rsidR="00ED75AB" w:rsidRPr="0013606B" w:rsidRDefault="00ED75AB" w:rsidP="00ED75AB">
      <w:pPr>
        <w:snapToGrid w:val="0"/>
        <w:spacing w:line="276" w:lineRule="auto"/>
        <w:ind w:leftChars="300" w:left="600"/>
        <w:rPr>
          <w:rFonts w:ascii="Arial" w:hAnsi="Arial" w:cs="Arial"/>
          <w:sz w:val="24"/>
          <w:szCs w:val="24"/>
        </w:rPr>
      </w:pPr>
    </w:p>
    <w:p w14:paraId="13479530" w14:textId="74E766F5" w:rsidR="00ED75AB" w:rsidRPr="0013606B" w:rsidRDefault="00F93BDA" w:rsidP="00ED75AB">
      <w:pPr>
        <w:snapToGrid w:val="0"/>
        <w:spacing w:line="276" w:lineRule="auto"/>
        <w:ind w:leftChars="177" w:left="354"/>
        <w:rPr>
          <w:rFonts w:ascii="Arial" w:hAnsi="Arial" w:cs="Arial"/>
          <w:sz w:val="24"/>
          <w:szCs w:val="24"/>
        </w:rPr>
      </w:pPr>
      <w:r w:rsidRPr="0013606B">
        <w:rPr>
          <w:rFonts w:ascii="Arial" w:hAnsi="Arial" w:cs="Arial"/>
          <w:sz w:val="24"/>
          <w:szCs w:val="24"/>
        </w:rPr>
        <w:t>G</w:t>
      </w:r>
      <w:r w:rsidR="00ED75AB" w:rsidRPr="0013606B">
        <w:rPr>
          <w:rFonts w:ascii="Arial" w:hAnsi="Arial" w:cs="Arial"/>
          <w:sz w:val="24"/>
          <w:szCs w:val="24"/>
        </w:rPr>
        <w:t>.  Others</w:t>
      </w:r>
    </w:p>
    <w:p w14:paraId="3C3316B3" w14:textId="2AAC0028" w:rsidR="00ED75AB" w:rsidRPr="0013606B" w:rsidRDefault="00ED75AB" w:rsidP="00B20D9A">
      <w:pPr>
        <w:snapToGrid w:val="0"/>
        <w:spacing w:line="276" w:lineRule="auto"/>
        <w:ind w:leftChars="300" w:left="1133" w:hangingChars="222" w:hanging="533"/>
        <w:rPr>
          <w:rFonts w:ascii="Arial" w:hAnsi="Arial" w:cs="Arial"/>
          <w:sz w:val="24"/>
          <w:szCs w:val="24"/>
        </w:rPr>
      </w:pPr>
      <w:r w:rsidRPr="0013606B">
        <w:rPr>
          <w:rFonts w:ascii="Arial" w:hAnsi="Arial" w:cs="Arial"/>
          <w:sz w:val="24"/>
          <w:szCs w:val="24"/>
        </w:rPr>
        <w:t xml:space="preserve">(a)  </w:t>
      </w:r>
      <w:r w:rsidR="00B20D9A" w:rsidRPr="0013606B">
        <w:rPr>
          <w:rFonts w:ascii="Arial" w:hAnsi="Arial" w:cs="Arial"/>
          <w:sz w:val="24"/>
          <w:szCs w:val="24"/>
        </w:rPr>
        <w:t>Sustainable design through the application of appropriate materials and consideration of long-term maintenance.</w:t>
      </w:r>
    </w:p>
    <w:p w14:paraId="3E749B1C" w14:textId="1CD8CEB4" w:rsidR="00ED75AB" w:rsidRPr="0013606B" w:rsidRDefault="000A591B" w:rsidP="00B20D9A">
      <w:pPr>
        <w:snapToGrid w:val="0"/>
        <w:spacing w:line="276" w:lineRule="auto"/>
        <w:ind w:leftChars="300" w:left="600"/>
        <w:rPr>
          <w:rFonts w:ascii="Arial" w:hAnsi="Arial" w:cs="Arial"/>
          <w:sz w:val="24"/>
          <w:szCs w:val="24"/>
        </w:rPr>
      </w:pPr>
      <w:r w:rsidRPr="0013606B">
        <w:rPr>
          <w:rFonts w:ascii="Arial" w:hAnsi="Arial" w:cs="Arial"/>
          <w:sz w:val="24"/>
          <w:szCs w:val="24"/>
        </w:rPr>
        <w:lastRenderedPageBreak/>
        <w:t xml:space="preserve">(b)  </w:t>
      </w:r>
      <w:r w:rsidR="00B20D9A" w:rsidRPr="0013606B">
        <w:rPr>
          <w:rFonts w:ascii="Arial" w:hAnsi="Arial" w:cs="Arial"/>
          <w:sz w:val="24"/>
          <w:szCs w:val="24"/>
        </w:rPr>
        <w:t>Modernized design in alignment with the educational curriculum.</w:t>
      </w:r>
    </w:p>
    <w:p w14:paraId="4FBC461E" w14:textId="77777777" w:rsidR="00B20D9A" w:rsidRPr="0013606B" w:rsidRDefault="00B20D9A" w:rsidP="00B20D9A">
      <w:pPr>
        <w:snapToGrid w:val="0"/>
        <w:spacing w:line="276" w:lineRule="auto"/>
        <w:ind w:leftChars="300" w:left="600"/>
        <w:rPr>
          <w:rFonts w:ascii="Arial" w:hAnsi="Arial" w:cs="Arial"/>
          <w:sz w:val="24"/>
          <w:szCs w:val="24"/>
        </w:rPr>
      </w:pPr>
    </w:p>
    <w:p w14:paraId="1A6F5698" w14:textId="0E7E6FDB" w:rsidR="00ED75AB" w:rsidRPr="0013606B" w:rsidRDefault="00ED75AB" w:rsidP="00ED75AB">
      <w:pPr>
        <w:snapToGrid w:val="0"/>
        <w:spacing w:line="276" w:lineRule="auto"/>
        <w:rPr>
          <w:rFonts w:ascii="Arial" w:hAnsi="Arial" w:cs="Arial"/>
          <w:sz w:val="24"/>
          <w:szCs w:val="24"/>
        </w:rPr>
      </w:pPr>
      <w:r w:rsidRPr="0013606B">
        <w:rPr>
          <w:rFonts w:ascii="Arial" w:hAnsi="Arial" w:cs="Arial"/>
          <w:sz w:val="24"/>
          <w:szCs w:val="24"/>
        </w:rPr>
        <w:t>2.2</w:t>
      </w:r>
      <w:r w:rsidR="00F93BDA" w:rsidRPr="0013606B">
        <w:rPr>
          <w:rFonts w:ascii="Arial" w:hAnsi="Arial" w:cs="Arial"/>
          <w:sz w:val="24"/>
          <w:szCs w:val="24"/>
        </w:rPr>
        <w:t>.2. Considerations for Each Discipl</w:t>
      </w:r>
      <w:r w:rsidR="00504AC1" w:rsidRPr="0013606B">
        <w:rPr>
          <w:rFonts w:ascii="Arial" w:hAnsi="Arial" w:cs="Arial"/>
          <w:sz w:val="24"/>
          <w:szCs w:val="24"/>
        </w:rPr>
        <w:t>ine</w:t>
      </w:r>
    </w:p>
    <w:p w14:paraId="3C59BB64" w14:textId="77777777" w:rsidR="00ED75AB" w:rsidRPr="0013606B" w:rsidRDefault="00ED75AB" w:rsidP="00ED75AB">
      <w:pPr>
        <w:snapToGrid w:val="0"/>
        <w:spacing w:line="276" w:lineRule="auto"/>
        <w:ind w:leftChars="177" w:left="354"/>
        <w:rPr>
          <w:rFonts w:ascii="Arial" w:hAnsi="Arial" w:cs="Arial"/>
          <w:sz w:val="24"/>
          <w:szCs w:val="24"/>
        </w:rPr>
      </w:pPr>
      <w:r w:rsidRPr="0013606B">
        <w:rPr>
          <w:rFonts w:ascii="Arial" w:hAnsi="Arial" w:cs="Arial"/>
          <w:sz w:val="24"/>
          <w:szCs w:val="24"/>
        </w:rPr>
        <w:t>A.  Architectural Plan</w:t>
      </w:r>
    </w:p>
    <w:p w14:paraId="5976D1AE" w14:textId="77777777" w:rsidR="00ED75AB" w:rsidRPr="0013606B" w:rsidRDefault="00ED75AB" w:rsidP="00ED75AB">
      <w:pPr>
        <w:snapToGrid w:val="0"/>
        <w:spacing w:line="276" w:lineRule="auto"/>
        <w:ind w:leftChars="300" w:left="1104" w:hangingChars="210" w:hanging="504"/>
        <w:rPr>
          <w:rFonts w:ascii="Arial" w:hAnsi="Arial" w:cs="Arial"/>
          <w:sz w:val="24"/>
          <w:szCs w:val="24"/>
        </w:rPr>
      </w:pPr>
      <w:r w:rsidRPr="0013606B">
        <w:rPr>
          <w:rFonts w:ascii="Arial" w:hAnsi="Arial" w:cs="Arial"/>
          <w:sz w:val="24"/>
          <w:szCs w:val="24"/>
        </w:rPr>
        <w:t xml:space="preserve">(a)  Layout </w:t>
      </w:r>
    </w:p>
    <w:p w14:paraId="3E56DEB2" w14:textId="77777777" w:rsidR="00ED75AB" w:rsidRPr="0013606B" w:rsidRDefault="00ED75AB" w:rsidP="00ED75AB">
      <w:pPr>
        <w:snapToGrid w:val="0"/>
        <w:spacing w:line="276" w:lineRule="auto"/>
        <w:ind w:leftChars="500" w:left="1360" w:hangingChars="150" w:hanging="360"/>
        <w:rPr>
          <w:rFonts w:ascii="Arial" w:hAnsi="Arial" w:cs="Arial"/>
          <w:sz w:val="24"/>
          <w:szCs w:val="24"/>
        </w:rPr>
      </w:pPr>
      <w:proofErr w:type="spellStart"/>
      <w:r w:rsidRPr="0013606B">
        <w:rPr>
          <w:rFonts w:ascii="Arial" w:hAnsi="Arial" w:cs="Arial"/>
          <w:sz w:val="24"/>
          <w:szCs w:val="24"/>
        </w:rPr>
        <w:t>i</w:t>
      </w:r>
      <w:proofErr w:type="spellEnd"/>
      <w:r w:rsidRPr="0013606B">
        <w:rPr>
          <w:rFonts w:ascii="Arial" w:hAnsi="Arial" w:cs="Arial"/>
          <w:sz w:val="24"/>
          <w:szCs w:val="24"/>
        </w:rPr>
        <w:t xml:space="preserve">)  Plan in consideration of the aims of the Project </w:t>
      </w:r>
    </w:p>
    <w:p w14:paraId="25AA2E61" w14:textId="12C228CF" w:rsidR="00ED75AB" w:rsidRPr="0013606B" w:rsidRDefault="00ED75AB" w:rsidP="00ED75AB">
      <w:pPr>
        <w:snapToGrid w:val="0"/>
        <w:spacing w:line="276" w:lineRule="auto"/>
        <w:ind w:leftChars="500" w:left="1360" w:hangingChars="150" w:hanging="360"/>
        <w:rPr>
          <w:rFonts w:ascii="Arial" w:hAnsi="Arial" w:cs="Arial"/>
          <w:sz w:val="24"/>
          <w:szCs w:val="24"/>
        </w:rPr>
      </w:pPr>
      <w:r w:rsidRPr="0013606B">
        <w:rPr>
          <w:rFonts w:ascii="Arial" w:hAnsi="Arial" w:cs="Arial"/>
          <w:sz w:val="24"/>
          <w:szCs w:val="24"/>
        </w:rPr>
        <w:t xml:space="preserve">ii)  Layout in consideration of the </w:t>
      </w:r>
      <w:r w:rsidR="00825402" w:rsidRPr="0013606B">
        <w:rPr>
          <w:rFonts w:ascii="Arial" w:hAnsi="Arial" w:cs="Arial"/>
          <w:sz w:val="24"/>
          <w:szCs w:val="24"/>
        </w:rPr>
        <w:t xml:space="preserve">project </w:t>
      </w:r>
      <w:r w:rsidRPr="0013606B">
        <w:rPr>
          <w:rFonts w:ascii="Arial" w:hAnsi="Arial" w:cs="Arial"/>
          <w:sz w:val="24"/>
          <w:szCs w:val="24"/>
        </w:rPr>
        <w:t xml:space="preserve">site </w:t>
      </w:r>
      <w:r w:rsidR="00BA5DEB" w:rsidRPr="0013606B">
        <w:rPr>
          <w:rFonts w:ascii="Arial" w:hAnsi="Arial" w:cs="Arial"/>
          <w:sz w:val="24"/>
          <w:szCs w:val="24"/>
        </w:rPr>
        <w:t xml:space="preserve">access &amp; </w:t>
      </w:r>
      <w:r w:rsidRPr="0013606B">
        <w:rPr>
          <w:rFonts w:ascii="Arial" w:hAnsi="Arial" w:cs="Arial"/>
          <w:sz w:val="24"/>
          <w:szCs w:val="24"/>
        </w:rPr>
        <w:t>boundary,</w:t>
      </w:r>
      <w:r w:rsidR="00BA5DEB" w:rsidRPr="0013606B">
        <w:rPr>
          <w:rFonts w:ascii="Arial" w:hAnsi="Arial" w:cs="Arial"/>
          <w:sz w:val="24"/>
          <w:szCs w:val="24"/>
        </w:rPr>
        <w:t xml:space="preserve"> infra lead-in conditions, site</w:t>
      </w:r>
      <w:r w:rsidRPr="0013606B">
        <w:rPr>
          <w:rFonts w:ascii="Arial" w:hAnsi="Arial" w:cs="Arial"/>
          <w:sz w:val="24"/>
          <w:szCs w:val="24"/>
        </w:rPr>
        <w:t xml:space="preserve"> level, azimuth, </w:t>
      </w:r>
      <w:r w:rsidR="00BA5DEB" w:rsidRPr="0013606B">
        <w:rPr>
          <w:rFonts w:ascii="Arial" w:hAnsi="Arial" w:cs="Arial"/>
          <w:sz w:val="24"/>
          <w:szCs w:val="24"/>
        </w:rPr>
        <w:t xml:space="preserve">existing plants, and </w:t>
      </w:r>
      <w:r w:rsidRPr="0013606B">
        <w:rPr>
          <w:rFonts w:ascii="Arial" w:hAnsi="Arial" w:cs="Arial"/>
          <w:sz w:val="24"/>
          <w:szCs w:val="24"/>
        </w:rPr>
        <w:t>other conditions</w:t>
      </w:r>
    </w:p>
    <w:p w14:paraId="0CC1FF4E" w14:textId="77777777" w:rsidR="00ED75AB" w:rsidRPr="0013606B" w:rsidRDefault="00ED75AB" w:rsidP="00ED75AB">
      <w:pPr>
        <w:snapToGrid w:val="0"/>
        <w:spacing w:line="276" w:lineRule="auto"/>
        <w:ind w:leftChars="500" w:left="1360" w:hangingChars="150" w:hanging="360"/>
        <w:rPr>
          <w:rFonts w:ascii="Arial" w:hAnsi="Arial" w:cs="Arial"/>
          <w:sz w:val="24"/>
          <w:szCs w:val="24"/>
        </w:rPr>
      </w:pPr>
      <w:r w:rsidRPr="0013606B">
        <w:rPr>
          <w:rFonts w:ascii="Arial" w:hAnsi="Arial" w:cs="Arial"/>
          <w:sz w:val="24"/>
          <w:szCs w:val="24"/>
        </w:rPr>
        <w:t>iii)  Optimum layout plan for the purpose of the project analy</w:t>
      </w:r>
      <w:r w:rsidR="000A591B" w:rsidRPr="0013606B">
        <w:rPr>
          <w:rFonts w:ascii="Arial" w:hAnsi="Arial" w:cs="Arial"/>
          <w:sz w:val="24"/>
          <w:szCs w:val="24"/>
        </w:rPr>
        <w:t>z</w:t>
      </w:r>
      <w:r w:rsidRPr="0013606B">
        <w:rPr>
          <w:rFonts w:ascii="Arial" w:hAnsi="Arial" w:cs="Arial"/>
          <w:sz w:val="24"/>
          <w:szCs w:val="24"/>
        </w:rPr>
        <w:t>ing surroundings and circumstances</w:t>
      </w:r>
    </w:p>
    <w:p w14:paraId="1994B3CE" w14:textId="5A5D4477" w:rsidR="00BF2BA9" w:rsidRPr="0013606B" w:rsidRDefault="00BF2BA9" w:rsidP="00BF2BA9">
      <w:pPr>
        <w:snapToGrid w:val="0"/>
        <w:spacing w:line="276" w:lineRule="auto"/>
        <w:ind w:leftChars="500" w:left="1360" w:hangingChars="150" w:hanging="360"/>
        <w:rPr>
          <w:rFonts w:ascii="Arial" w:hAnsi="Arial" w:cs="Arial"/>
          <w:sz w:val="24"/>
          <w:szCs w:val="24"/>
        </w:rPr>
      </w:pPr>
      <w:r w:rsidRPr="0013606B">
        <w:rPr>
          <w:rFonts w:ascii="Arial" w:hAnsi="Arial" w:cs="Arial"/>
          <w:sz w:val="24"/>
          <w:szCs w:val="24"/>
        </w:rPr>
        <w:t>iv)  Efficient</w:t>
      </w:r>
      <w:r w:rsidR="00825402" w:rsidRPr="0013606B">
        <w:rPr>
          <w:rFonts w:ascii="Arial" w:hAnsi="Arial" w:cs="Arial"/>
          <w:sz w:val="24"/>
          <w:szCs w:val="24"/>
        </w:rPr>
        <w:t xml:space="preserve"> project site</w:t>
      </w:r>
      <w:r w:rsidR="00A655BE" w:rsidRPr="0013606B">
        <w:rPr>
          <w:rFonts w:ascii="Arial" w:hAnsi="Arial" w:cs="Arial"/>
          <w:sz w:val="24"/>
          <w:szCs w:val="24"/>
        </w:rPr>
        <w:t xml:space="preserve"> </w:t>
      </w:r>
      <w:r w:rsidR="00825402" w:rsidRPr="0013606B">
        <w:rPr>
          <w:rFonts w:ascii="Arial" w:hAnsi="Arial" w:cs="Arial"/>
          <w:sz w:val="24"/>
          <w:szCs w:val="24"/>
        </w:rPr>
        <w:t>(</w:t>
      </w:r>
      <w:r w:rsidR="00883CD1" w:rsidRPr="0013606B">
        <w:rPr>
          <w:rFonts w:ascii="Arial" w:hAnsi="Arial" w:cs="Arial"/>
          <w:sz w:val="24"/>
          <w:szCs w:val="24"/>
        </w:rPr>
        <w:t>l</w:t>
      </w:r>
      <w:r w:rsidRPr="0013606B">
        <w:rPr>
          <w:rFonts w:ascii="Arial" w:hAnsi="Arial" w:cs="Arial"/>
          <w:sz w:val="24"/>
          <w:szCs w:val="24"/>
        </w:rPr>
        <w:t>and</w:t>
      </w:r>
      <w:r w:rsidR="00157E65" w:rsidRPr="0013606B">
        <w:rPr>
          <w:rFonts w:ascii="Arial" w:hAnsi="Arial" w:cs="Arial"/>
          <w:sz w:val="24"/>
          <w:szCs w:val="24"/>
        </w:rPr>
        <w:t xml:space="preserve"> or building</w:t>
      </w:r>
      <w:r w:rsidR="00825402" w:rsidRPr="0013606B">
        <w:rPr>
          <w:rFonts w:ascii="Arial" w:hAnsi="Arial" w:cs="Arial"/>
          <w:sz w:val="24"/>
          <w:szCs w:val="24"/>
        </w:rPr>
        <w:t>)</w:t>
      </w:r>
      <w:r w:rsidRPr="0013606B">
        <w:rPr>
          <w:rFonts w:ascii="Arial" w:hAnsi="Arial" w:cs="Arial"/>
          <w:sz w:val="24"/>
          <w:szCs w:val="24"/>
        </w:rPr>
        <w:t xml:space="preserve"> use and future expansion</w:t>
      </w:r>
      <w:r w:rsidR="00A655BE" w:rsidRPr="0013606B">
        <w:rPr>
          <w:rFonts w:ascii="Arial" w:hAnsi="Arial" w:cs="Arial"/>
          <w:sz w:val="24"/>
          <w:szCs w:val="24"/>
        </w:rPr>
        <w:t xml:space="preserve"> </w:t>
      </w:r>
      <w:r w:rsidR="00825402" w:rsidRPr="0013606B">
        <w:rPr>
          <w:rFonts w:ascii="Arial" w:hAnsi="Arial" w:cs="Arial"/>
          <w:sz w:val="24"/>
          <w:szCs w:val="24"/>
        </w:rPr>
        <w:t>(</w:t>
      </w:r>
      <w:r w:rsidR="00157E65" w:rsidRPr="0013606B">
        <w:rPr>
          <w:rFonts w:ascii="Arial" w:hAnsi="Arial" w:cs="Arial"/>
          <w:sz w:val="24"/>
          <w:szCs w:val="24"/>
        </w:rPr>
        <w:t xml:space="preserve">or for other use, </w:t>
      </w:r>
      <w:r w:rsidR="00825402" w:rsidRPr="0013606B">
        <w:rPr>
          <w:rFonts w:ascii="Arial" w:hAnsi="Arial" w:cs="Arial"/>
          <w:sz w:val="24"/>
          <w:szCs w:val="24"/>
        </w:rPr>
        <w:t>if required)</w:t>
      </w:r>
    </w:p>
    <w:p w14:paraId="096C126E" w14:textId="77777777" w:rsidR="00ED75AB" w:rsidRPr="0013606B" w:rsidRDefault="00ED75AB" w:rsidP="00883CD1">
      <w:pPr>
        <w:snapToGrid w:val="0"/>
        <w:spacing w:line="276" w:lineRule="auto"/>
        <w:rPr>
          <w:rFonts w:ascii="Arial" w:hAnsi="Arial" w:cs="Arial"/>
          <w:sz w:val="24"/>
          <w:szCs w:val="24"/>
        </w:rPr>
      </w:pPr>
    </w:p>
    <w:p w14:paraId="120BB731" w14:textId="77777777" w:rsidR="00ED75AB" w:rsidRPr="0013606B" w:rsidRDefault="00ED75AB" w:rsidP="00ED75AB">
      <w:pPr>
        <w:snapToGrid w:val="0"/>
        <w:spacing w:line="276" w:lineRule="auto"/>
        <w:ind w:leftChars="300" w:left="1104" w:hangingChars="210" w:hanging="504"/>
        <w:rPr>
          <w:rFonts w:ascii="Arial" w:hAnsi="Arial" w:cs="Arial"/>
          <w:sz w:val="24"/>
          <w:szCs w:val="24"/>
        </w:rPr>
      </w:pPr>
      <w:r w:rsidRPr="0013606B">
        <w:rPr>
          <w:rFonts w:ascii="Arial" w:hAnsi="Arial" w:cs="Arial"/>
          <w:sz w:val="24"/>
          <w:szCs w:val="24"/>
        </w:rPr>
        <w:t xml:space="preserve">(b)  Circulation </w:t>
      </w:r>
    </w:p>
    <w:p w14:paraId="667F933D" w14:textId="77777777" w:rsidR="00ED75AB" w:rsidRPr="0013606B" w:rsidRDefault="00ED75AB" w:rsidP="00ED75AB">
      <w:pPr>
        <w:snapToGrid w:val="0"/>
        <w:spacing w:line="276" w:lineRule="auto"/>
        <w:ind w:leftChars="500" w:left="1360" w:hangingChars="150" w:hanging="360"/>
        <w:rPr>
          <w:rFonts w:ascii="Arial" w:hAnsi="Arial" w:cs="Arial"/>
          <w:sz w:val="24"/>
          <w:szCs w:val="24"/>
        </w:rPr>
      </w:pPr>
      <w:proofErr w:type="spellStart"/>
      <w:r w:rsidRPr="0013606B">
        <w:rPr>
          <w:rFonts w:ascii="Arial" w:hAnsi="Arial" w:cs="Arial"/>
          <w:sz w:val="24"/>
          <w:szCs w:val="24"/>
        </w:rPr>
        <w:t>i</w:t>
      </w:r>
      <w:proofErr w:type="spellEnd"/>
      <w:r w:rsidRPr="0013606B">
        <w:rPr>
          <w:rFonts w:ascii="Arial" w:hAnsi="Arial" w:cs="Arial"/>
          <w:sz w:val="24"/>
          <w:szCs w:val="24"/>
        </w:rPr>
        <w:t>)  Separate pedestrian circulation from vehicles</w:t>
      </w:r>
    </w:p>
    <w:p w14:paraId="61B3512B" w14:textId="169E4FD4" w:rsidR="00D23EBF" w:rsidRPr="0013606B" w:rsidRDefault="00D23EBF" w:rsidP="00ED75AB">
      <w:pPr>
        <w:snapToGrid w:val="0"/>
        <w:spacing w:line="276" w:lineRule="auto"/>
        <w:ind w:leftChars="500" w:left="1360" w:hangingChars="150" w:hanging="360"/>
        <w:rPr>
          <w:rFonts w:ascii="Arial" w:hAnsi="Arial" w:cs="Arial"/>
          <w:sz w:val="24"/>
          <w:szCs w:val="24"/>
        </w:rPr>
      </w:pPr>
      <w:r w:rsidRPr="0013606B">
        <w:rPr>
          <w:rFonts w:ascii="Arial" w:hAnsi="Arial" w:cs="Arial"/>
          <w:sz w:val="24"/>
          <w:szCs w:val="24"/>
        </w:rPr>
        <w:t>ii)  Emergency (and service) vehicle’s access</w:t>
      </w:r>
    </w:p>
    <w:p w14:paraId="47406D17" w14:textId="77777777" w:rsidR="00ED75AB" w:rsidRPr="0013606B" w:rsidRDefault="00ED75AB" w:rsidP="00ED75AB">
      <w:pPr>
        <w:snapToGrid w:val="0"/>
        <w:spacing w:line="276" w:lineRule="auto"/>
        <w:rPr>
          <w:rFonts w:ascii="Arial" w:hAnsi="Arial" w:cs="Arial"/>
          <w:sz w:val="24"/>
          <w:szCs w:val="24"/>
        </w:rPr>
      </w:pPr>
    </w:p>
    <w:p w14:paraId="0DA5F4B5" w14:textId="77777777" w:rsidR="00ED75AB" w:rsidRPr="0013606B" w:rsidRDefault="00ED75AB" w:rsidP="00ED75AB">
      <w:pPr>
        <w:snapToGrid w:val="0"/>
        <w:spacing w:line="276" w:lineRule="auto"/>
        <w:ind w:leftChars="300" w:left="1104" w:hangingChars="210" w:hanging="504"/>
        <w:rPr>
          <w:rFonts w:ascii="Arial" w:hAnsi="Arial" w:cs="Arial"/>
          <w:sz w:val="24"/>
          <w:szCs w:val="24"/>
        </w:rPr>
      </w:pPr>
      <w:r w:rsidRPr="0013606B">
        <w:rPr>
          <w:rFonts w:ascii="Arial" w:hAnsi="Arial" w:cs="Arial"/>
          <w:sz w:val="24"/>
          <w:szCs w:val="24"/>
        </w:rPr>
        <w:t xml:space="preserve"> (c)  Plan</w:t>
      </w:r>
    </w:p>
    <w:p w14:paraId="32A98611" w14:textId="1732BA3B" w:rsidR="00ED75AB" w:rsidRPr="0013606B" w:rsidRDefault="00ED75AB" w:rsidP="00ED75AB">
      <w:pPr>
        <w:snapToGrid w:val="0"/>
        <w:spacing w:line="276" w:lineRule="auto"/>
        <w:ind w:leftChars="500" w:left="1360" w:hangingChars="150" w:hanging="360"/>
        <w:rPr>
          <w:rFonts w:ascii="Arial" w:hAnsi="Arial" w:cs="Arial"/>
          <w:sz w:val="24"/>
          <w:szCs w:val="24"/>
        </w:rPr>
      </w:pPr>
      <w:proofErr w:type="spellStart"/>
      <w:r w:rsidRPr="0013606B">
        <w:rPr>
          <w:rFonts w:ascii="Arial" w:hAnsi="Arial" w:cs="Arial"/>
          <w:sz w:val="24"/>
          <w:szCs w:val="24"/>
        </w:rPr>
        <w:t>i</w:t>
      </w:r>
      <w:proofErr w:type="spellEnd"/>
      <w:r w:rsidRPr="0013606B">
        <w:rPr>
          <w:rFonts w:ascii="Arial" w:hAnsi="Arial" w:cs="Arial"/>
          <w:sz w:val="24"/>
          <w:szCs w:val="24"/>
        </w:rPr>
        <w:t xml:space="preserve">)  Rational space </w:t>
      </w:r>
      <w:r w:rsidR="004F1F6A" w:rsidRPr="0013606B">
        <w:rPr>
          <w:rFonts w:ascii="Arial" w:hAnsi="Arial" w:cs="Arial"/>
          <w:sz w:val="24"/>
          <w:szCs w:val="24"/>
        </w:rPr>
        <w:t>program (</w:t>
      </w:r>
      <w:r w:rsidR="00D23EBF" w:rsidRPr="0013606B">
        <w:rPr>
          <w:rFonts w:ascii="Arial" w:hAnsi="Arial" w:cs="Arial"/>
          <w:sz w:val="24"/>
          <w:szCs w:val="24"/>
        </w:rPr>
        <w:t>adjustment if required)</w:t>
      </w:r>
      <w:r w:rsidRPr="0013606B">
        <w:rPr>
          <w:rFonts w:ascii="Arial" w:hAnsi="Arial" w:cs="Arial"/>
          <w:sz w:val="24"/>
          <w:szCs w:val="24"/>
        </w:rPr>
        <w:t xml:space="preserve"> by each functional zone</w:t>
      </w:r>
    </w:p>
    <w:p w14:paraId="2C890A80" w14:textId="77777777" w:rsidR="00ED75AB" w:rsidRPr="0013606B" w:rsidRDefault="00ED75AB" w:rsidP="00ED75AB">
      <w:pPr>
        <w:snapToGrid w:val="0"/>
        <w:spacing w:line="276" w:lineRule="auto"/>
        <w:ind w:leftChars="500" w:left="1360" w:hangingChars="150" w:hanging="360"/>
        <w:rPr>
          <w:rFonts w:ascii="Arial" w:hAnsi="Arial" w:cs="Arial"/>
          <w:sz w:val="24"/>
          <w:szCs w:val="24"/>
        </w:rPr>
      </w:pPr>
      <w:r w:rsidRPr="0013606B">
        <w:rPr>
          <w:rFonts w:ascii="Arial" w:hAnsi="Arial" w:cs="Arial"/>
          <w:sz w:val="24"/>
          <w:szCs w:val="24"/>
        </w:rPr>
        <w:t>ii)  Efficient module to eliminate wasted space</w:t>
      </w:r>
    </w:p>
    <w:p w14:paraId="20649F8D" w14:textId="77777777" w:rsidR="00ED75AB" w:rsidRPr="0013606B" w:rsidRDefault="00ED75AB" w:rsidP="00ED75AB">
      <w:pPr>
        <w:snapToGrid w:val="0"/>
        <w:spacing w:line="276" w:lineRule="auto"/>
        <w:ind w:leftChars="500" w:left="1480" w:hangingChars="200" w:hanging="480"/>
        <w:rPr>
          <w:rFonts w:ascii="Arial" w:hAnsi="Arial" w:cs="Arial"/>
          <w:sz w:val="24"/>
          <w:szCs w:val="24"/>
        </w:rPr>
      </w:pPr>
      <w:r w:rsidRPr="0013606B">
        <w:rPr>
          <w:rFonts w:ascii="Arial" w:hAnsi="Arial" w:cs="Arial"/>
          <w:sz w:val="24"/>
          <w:szCs w:val="24"/>
        </w:rPr>
        <w:t>iii)  Minimize noise for indoor comfort, divide quiet space from noisy space and place an absorbing space in the middle.</w:t>
      </w:r>
    </w:p>
    <w:p w14:paraId="4F49AFE6" w14:textId="77777777" w:rsidR="00ED75AB" w:rsidRPr="0013606B" w:rsidRDefault="00ED75AB" w:rsidP="00ED75AB">
      <w:pPr>
        <w:snapToGrid w:val="0"/>
        <w:spacing w:line="276" w:lineRule="auto"/>
        <w:ind w:leftChars="500" w:left="1360" w:hangingChars="150" w:hanging="360"/>
        <w:rPr>
          <w:rFonts w:ascii="Arial" w:hAnsi="Arial" w:cs="Arial"/>
          <w:sz w:val="24"/>
          <w:szCs w:val="24"/>
        </w:rPr>
      </w:pPr>
      <w:r w:rsidRPr="0013606B">
        <w:rPr>
          <w:rFonts w:ascii="Arial" w:hAnsi="Arial" w:cs="Arial"/>
          <w:sz w:val="24"/>
          <w:szCs w:val="24"/>
        </w:rPr>
        <w:t>iv)  Cost effective facility</w:t>
      </w:r>
    </w:p>
    <w:p w14:paraId="58EDF5ED" w14:textId="77777777" w:rsidR="00ED75AB" w:rsidRPr="0013606B" w:rsidRDefault="00ED75AB" w:rsidP="00ED75AB">
      <w:pPr>
        <w:snapToGrid w:val="0"/>
        <w:spacing w:line="276" w:lineRule="auto"/>
        <w:ind w:leftChars="500" w:left="1360" w:hangingChars="150" w:hanging="360"/>
        <w:rPr>
          <w:rFonts w:ascii="Arial" w:hAnsi="Arial" w:cs="Arial"/>
          <w:sz w:val="24"/>
          <w:szCs w:val="24"/>
        </w:rPr>
      </w:pPr>
    </w:p>
    <w:p w14:paraId="3C006A1A" w14:textId="77777777" w:rsidR="00ED75AB" w:rsidRPr="0013606B" w:rsidRDefault="00ED75AB" w:rsidP="00ED75AB">
      <w:pPr>
        <w:snapToGrid w:val="0"/>
        <w:spacing w:line="276" w:lineRule="auto"/>
        <w:ind w:leftChars="300" w:left="1104" w:hangingChars="210" w:hanging="504"/>
        <w:rPr>
          <w:rFonts w:ascii="Arial" w:hAnsi="Arial" w:cs="Arial"/>
          <w:sz w:val="24"/>
          <w:szCs w:val="24"/>
        </w:rPr>
      </w:pPr>
      <w:r w:rsidRPr="0013606B">
        <w:rPr>
          <w:rFonts w:ascii="Arial" w:hAnsi="Arial" w:cs="Arial"/>
          <w:sz w:val="24"/>
          <w:szCs w:val="24"/>
        </w:rPr>
        <w:t>(d)  Elevation</w:t>
      </w:r>
    </w:p>
    <w:p w14:paraId="76F33B96" w14:textId="721D35B3" w:rsidR="00ED75AB" w:rsidRPr="0013606B" w:rsidRDefault="00ED75AB" w:rsidP="00ED75AB">
      <w:pPr>
        <w:snapToGrid w:val="0"/>
        <w:spacing w:line="276" w:lineRule="auto"/>
        <w:ind w:leftChars="500" w:left="1360" w:hangingChars="150" w:hanging="360"/>
        <w:rPr>
          <w:rFonts w:ascii="Arial" w:hAnsi="Arial" w:cs="Arial"/>
          <w:sz w:val="24"/>
          <w:szCs w:val="24"/>
        </w:rPr>
      </w:pPr>
      <w:proofErr w:type="spellStart"/>
      <w:r w:rsidRPr="0013606B">
        <w:rPr>
          <w:rFonts w:ascii="Arial" w:hAnsi="Arial" w:cs="Arial"/>
          <w:sz w:val="24"/>
          <w:szCs w:val="24"/>
        </w:rPr>
        <w:t>i</w:t>
      </w:r>
      <w:proofErr w:type="spellEnd"/>
      <w:r w:rsidRPr="0013606B">
        <w:rPr>
          <w:rFonts w:ascii="Arial" w:hAnsi="Arial" w:cs="Arial"/>
          <w:sz w:val="24"/>
          <w:szCs w:val="24"/>
        </w:rPr>
        <w:t xml:space="preserve">)  Design making the most of </w:t>
      </w:r>
      <w:r w:rsidR="00DC76FB" w:rsidRPr="0013606B">
        <w:rPr>
          <w:rFonts w:ascii="Arial" w:hAnsi="Arial" w:cs="Arial"/>
          <w:sz w:val="24"/>
          <w:szCs w:val="24"/>
        </w:rPr>
        <w:t>Buildings</w:t>
      </w:r>
      <w:r w:rsidR="004F1F6A" w:rsidRPr="0013606B">
        <w:rPr>
          <w:rFonts w:ascii="Arial" w:hAnsi="Arial" w:cs="Arial"/>
          <w:sz w:val="24"/>
          <w:szCs w:val="24"/>
        </w:rPr>
        <w:t>’ characteristic</w:t>
      </w:r>
      <w:r w:rsidRPr="0013606B">
        <w:rPr>
          <w:rFonts w:ascii="Arial" w:hAnsi="Arial" w:cs="Arial"/>
          <w:sz w:val="24"/>
          <w:szCs w:val="24"/>
        </w:rPr>
        <w:t xml:space="preserve"> in consideration of structural and formative aesthetics and material characteristics</w:t>
      </w:r>
    </w:p>
    <w:p w14:paraId="6C41E905" w14:textId="77777777" w:rsidR="00ED75AB" w:rsidRPr="0013606B" w:rsidRDefault="00ED75AB" w:rsidP="00ED75AB">
      <w:pPr>
        <w:snapToGrid w:val="0"/>
        <w:spacing w:line="276" w:lineRule="auto"/>
        <w:ind w:leftChars="500" w:left="1360" w:hangingChars="150" w:hanging="360"/>
        <w:rPr>
          <w:rFonts w:ascii="Arial" w:hAnsi="Arial" w:cs="Arial"/>
          <w:sz w:val="24"/>
          <w:szCs w:val="24"/>
        </w:rPr>
      </w:pPr>
      <w:r w:rsidRPr="0013606B">
        <w:rPr>
          <w:rFonts w:ascii="Arial" w:hAnsi="Arial" w:cs="Arial"/>
          <w:sz w:val="24"/>
          <w:szCs w:val="24"/>
        </w:rPr>
        <w:t>ii)  Design in consideration of beauty and also its dignity as well as harmony with surroundings, getting high name-recognition</w:t>
      </w:r>
    </w:p>
    <w:p w14:paraId="379544A7" w14:textId="77777777" w:rsidR="00ED75AB" w:rsidRPr="0013606B" w:rsidRDefault="00ED75AB" w:rsidP="00ED75AB">
      <w:pPr>
        <w:snapToGrid w:val="0"/>
        <w:spacing w:line="276" w:lineRule="auto"/>
        <w:ind w:leftChars="500" w:left="1360" w:hangingChars="150" w:hanging="360"/>
        <w:rPr>
          <w:rFonts w:ascii="Arial" w:hAnsi="Arial" w:cs="Arial"/>
          <w:sz w:val="24"/>
          <w:szCs w:val="24"/>
        </w:rPr>
      </w:pPr>
    </w:p>
    <w:p w14:paraId="74777A6E" w14:textId="77777777" w:rsidR="00ED75AB" w:rsidRPr="0013606B" w:rsidRDefault="00ED75AB" w:rsidP="00ED75AB">
      <w:pPr>
        <w:snapToGrid w:val="0"/>
        <w:spacing w:line="276" w:lineRule="auto"/>
        <w:ind w:leftChars="300" w:left="1104" w:hangingChars="210" w:hanging="504"/>
        <w:rPr>
          <w:rFonts w:ascii="Arial" w:hAnsi="Arial" w:cs="Arial"/>
          <w:sz w:val="24"/>
          <w:szCs w:val="24"/>
        </w:rPr>
      </w:pPr>
      <w:r w:rsidRPr="0013606B">
        <w:rPr>
          <w:rFonts w:ascii="Arial" w:hAnsi="Arial" w:cs="Arial"/>
          <w:sz w:val="24"/>
          <w:szCs w:val="24"/>
        </w:rPr>
        <w:t>(e)  Section</w:t>
      </w:r>
    </w:p>
    <w:p w14:paraId="26A0BDE8" w14:textId="77777777" w:rsidR="00ED75AB" w:rsidRPr="0013606B" w:rsidRDefault="00ED75AB" w:rsidP="00ED75AB">
      <w:pPr>
        <w:snapToGrid w:val="0"/>
        <w:spacing w:line="276" w:lineRule="auto"/>
        <w:ind w:leftChars="500" w:left="1360" w:hangingChars="150" w:hanging="360"/>
        <w:rPr>
          <w:rFonts w:ascii="Arial" w:hAnsi="Arial" w:cs="Arial"/>
          <w:sz w:val="24"/>
          <w:szCs w:val="24"/>
        </w:rPr>
      </w:pPr>
      <w:proofErr w:type="spellStart"/>
      <w:r w:rsidRPr="0013606B">
        <w:rPr>
          <w:rFonts w:ascii="Arial" w:hAnsi="Arial" w:cs="Arial"/>
          <w:sz w:val="24"/>
          <w:szCs w:val="24"/>
        </w:rPr>
        <w:lastRenderedPageBreak/>
        <w:t>i</w:t>
      </w:r>
      <w:proofErr w:type="spellEnd"/>
      <w:r w:rsidRPr="0013606B">
        <w:rPr>
          <w:rFonts w:ascii="Arial" w:hAnsi="Arial" w:cs="Arial"/>
          <w:sz w:val="24"/>
          <w:szCs w:val="24"/>
        </w:rPr>
        <w:t>)  Decision of optimum story height by use, area, and characteristics of room to be an economic space program</w:t>
      </w:r>
    </w:p>
    <w:p w14:paraId="7FA22F24" w14:textId="77777777" w:rsidR="00ED75AB" w:rsidRPr="0013606B" w:rsidRDefault="00ED75AB" w:rsidP="00ED75AB">
      <w:pPr>
        <w:snapToGrid w:val="0"/>
        <w:spacing w:line="276" w:lineRule="auto"/>
        <w:ind w:leftChars="500" w:left="1360" w:hangingChars="150" w:hanging="360"/>
        <w:rPr>
          <w:rFonts w:ascii="Arial" w:hAnsi="Arial" w:cs="Arial"/>
          <w:sz w:val="24"/>
          <w:szCs w:val="24"/>
        </w:rPr>
      </w:pPr>
      <w:r w:rsidRPr="0013606B">
        <w:rPr>
          <w:rFonts w:ascii="Arial" w:hAnsi="Arial" w:cs="Arial"/>
          <w:sz w:val="24"/>
          <w:szCs w:val="24"/>
        </w:rPr>
        <w:t xml:space="preserve">ii)  Horizontal and vertical circulation plan for organic relation between operation and management while each function remains independent through zoning </w:t>
      </w:r>
    </w:p>
    <w:p w14:paraId="0BF76B52" w14:textId="77777777" w:rsidR="00ED75AB" w:rsidRPr="0013606B" w:rsidRDefault="00ED75AB" w:rsidP="00ED75AB">
      <w:pPr>
        <w:snapToGrid w:val="0"/>
        <w:spacing w:line="276" w:lineRule="auto"/>
        <w:ind w:leftChars="500" w:left="1360" w:hangingChars="150" w:hanging="360"/>
        <w:rPr>
          <w:rFonts w:ascii="Arial" w:hAnsi="Arial" w:cs="Arial"/>
          <w:sz w:val="24"/>
          <w:szCs w:val="24"/>
        </w:rPr>
      </w:pPr>
    </w:p>
    <w:p w14:paraId="4C4570A6" w14:textId="28950742" w:rsidR="00825402" w:rsidRPr="0013606B" w:rsidRDefault="00ED75AB" w:rsidP="00157E65">
      <w:pPr>
        <w:snapToGrid w:val="0"/>
        <w:spacing w:line="276" w:lineRule="auto"/>
        <w:ind w:leftChars="177" w:left="354"/>
        <w:rPr>
          <w:rFonts w:ascii="Arial" w:hAnsi="Arial" w:cs="Arial"/>
          <w:sz w:val="24"/>
          <w:szCs w:val="24"/>
        </w:rPr>
      </w:pPr>
      <w:r w:rsidRPr="0013606B">
        <w:rPr>
          <w:rFonts w:ascii="Arial" w:hAnsi="Arial" w:cs="Arial"/>
          <w:sz w:val="24"/>
          <w:szCs w:val="24"/>
        </w:rPr>
        <w:t>B.  Structural Plan</w:t>
      </w:r>
    </w:p>
    <w:p w14:paraId="0F175611" w14:textId="6DD2B54B" w:rsidR="00ED75AB" w:rsidRPr="0013606B" w:rsidRDefault="00157E65" w:rsidP="00ED75AB">
      <w:pPr>
        <w:snapToGrid w:val="0"/>
        <w:spacing w:line="276" w:lineRule="auto"/>
        <w:ind w:leftChars="300" w:left="1104" w:hangingChars="210" w:hanging="504"/>
        <w:rPr>
          <w:rFonts w:ascii="Arial" w:hAnsi="Arial" w:cs="Arial"/>
          <w:sz w:val="24"/>
          <w:szCs w:val="24"/>
        </w:rPr>
      </w:pPr>
      <w:r w:rsidRPr="0013606B">
        <w:rPr>
          <w:rFonts w:ascii="Arial" w:hAnsi="Arial" w:cs="Arial"/>
          <w:sz w:val="24"/>
          <w:szCs w:val="24"/>
        </w:rPr>
        <w:t>(a</w:t>
      </w:r>
      <w:r w:rsidR="00825402" w:rsidRPr="0013606B">
        <w:rPr>
          <w:rFonts w:ascii="Arial" w:hAnsi="Arial" w:cs="Arial"/>
          <w:sz w:val="24"/>
          <w:szCs w:val="24"/>
        </w:rPr>
        <w:t xml:space="preserve">)  </w:t>
      </w:r>
      <w:r w:rsidR="00ED75AB" w:rsidRPr="0013606B">
        <w:rPr>
          <w:rFonts w:ascii="Arial" w:hAnsi="Arial" w:cs="Arial"/>
          <w:sz w:val="24"/>
          <w:szCs w:val="24"/>
        </w:rPr>
        <w:t xml:space="preserve">Reinforced concrete should be used for the </w:t>
      </w:r>
      <w:r w:rsidRPr="0013606B">
        <w:rPr>
          <w:rFonts w:ascii="Arial" w:hAnsi="Arial" w:cs="Arial"/>
          <w:sz w:val="24"/>
          <w:szCs w:val="24"/>
        </w:rPr>
        <w:t xml:space="preserve">major </w:t>
      </w:r>
      <w:r w:rsidR="00ED75AB" w:rsidRPr="0013606B">
        <w:rPr>
          <w:rFonts w:ascii="Arial" w:hAnsi="Arial" w:cs="Arial"/>
          <w:sz w:val="24"/>
          <w:szCs w:val="24"/>
        </w:rPr>
        <w:t>structural frame work.</w:t>
      </w:r>
    </w:p>
    <w:p w14:paraId="0D4D75B6" w14:textId="24B7FA9B" w:rsidR="00ED75AB" w:rsidRPr="0013606B" w:rsidRDefault="00157E65" w:rsidP="00ED75AB">
      <w:pPr>
        <w:snapToGrid w:val="0"/>
        <w:spacing w:line="276" w:lineRule="auto"/>
        <w:ind w:leftChars="300" w:left="1104" w:hangingChars="210" w:hanging="504"/>
        <w:rPr>
          <w:rFonts w:ascii="Arial" w:hAnsi="Arial" w:cs="Arial"/>
          <w:sz w:val="24"/>
          <w:szCs w:val="24"/>
        </w:rPr>
      </w:pPr>
      <w:r w:rsidRPr="0013606B">
        <w:rPr>
          <w:rFonts w:ascii="Arial" w:hAnsi="Arial" w:cs="Arial"/>
          <w:sz w:val="24"/>
          <w:szCs w:val="24"/>
        </w:rPr>
        <w:t>(b</w:t>
      </w:r>
      <w:r w:rsidR="00ED75AB" w:rsidRPr="0013606B">
        <w:rPr>
          <w:rFonts w:ascii="Arial" w:hAnsi="Arial" w:cs="Arial"/>
          <w:sz w:val="24"/>
          <w:szCs w:val="24"/>
        </w:rPr>
        <w:t>)  Detailed structural design for each part in consideration of standard of structural material, design strength, and conditions of load</w:t>
      </w:r>
    </w:p>
    <w:p w14:paraId="6FA98F0C" w14:textId="7CF21697" w:rsidR="00ED75AB" w:rsidRPr="0013606B" w:rsidRDefault="00157E65" w:rsidP="00ED75AB">
      <w:pPr>
        <w:snapToGrid w:val="0"/>
        <w:spacing w:line="276" w:lineRule="auto"/>
        <w:ind w:leftChars="300" w:left="1104" w:hangingChars="210" w:hanging="504"/>
        <w:rPr>
          <w:rFonts w:ascii="Arial" w:hAnsi="Arial" w:cs="Arial"/>
          <w:sz w:val="24"/>
          <w:szCs w:val="24"/>
        </w:rPr>
      </w:pPr>
      <w:r w:rsidRPr="0013606B">
        <w:rPr>
          <w:rFonts w:ascii="Arial" w:hAnsi="Arial" w:cs="Arial"/>
          <w:sz w:val="24"/>
          <w:szCs w:val="24"/>
        </w:rPr>
        <w:t>(c</w:t>
      </w:r>
      <w:r w:rsidR="00ED75AB" w:rsidRPr="0013606B">
        <w:rPr>
          <w:rFonts w:ascii="Arial" w:hAnsi="Arial" w:cs="Arial"/>
          <w:sz w:val="24"/>
          <w:szCs w:val="24"/>
        </w:rPr>
        <w:t xml:space="preserve">)  Structural design </w:t>
      </w:r>
      <w:r w:rsidR="00DC76FB" w:rsidRPr="0013606B">
        <w:rPr>
          <w:rFonts w:ascii="Arial" w:hAnsi="Arial" w:cs="Arial"/>
          <w:sz w:val="24"/>
          <w:szCs w:val="24"/>
        </w:rPr>
        <w:t xml:space="preserve">including seismic design </w:t>
      </w:r>
      <w:r w:rsidR="00ED75AB" w:rsidRPr="0013606B">
        <w:rPr>
          <w:rFonts w:ascii="Arial" w:hAnsi="Arial" w:cs="Arial"/>
          <w:sz w:val="24"/>
          <w:szCs w:val="24"/>
        </w:rPr>
        <w:t>should meet the requirements of related laws and regulations.</w:t>
      </w:r>
    </w:p>
    <w:p w14:paraId="08D017F7" w14:textId="74035492" w:rsidR="00D23EBF" w:rsidRPr="0013606B" w:rsidRDefault="00D23EBF" w:rsidP="00ED75AB">
      <w:pPr>
        <w:snapToGrid w:val="0"/>
        <w:spacing w:line="276" w:lineRule="auto"/>
        <w:ind w:leftChars="300" w:left="1104" w:hangingChars="210" w:hanging="504"/>
        <w:rPr>
          <w:rFonts w:ascii="Arial" w:hAnsi="Arial" w:cs="Arial"/>
          <w:sz w:val="24"/>
          <w:szCs w:val="24"/>
        </w:rPr>
      </w:pPr>
      <w:r w:rsidRPr="0013606B">
        <w:rPr>
          <w:rFonts w:ascii="Arial" w:hAnsi="Arial" w:cs="Arial"/>
          <w:sz w:val="24"/>
          <w:szCs w:val="24"/>
        </w:rPr>
        <w:t>(</w:t>
      </w:r>
      <w:r w:rsidR="00157E65" w:rsidRPr="0013606B">
        <w:rPr>
          <w:rFonts w:ascii="Arial" w:hAnsi="Arial" w:cs="Arial"/>
          <w:sz w:val="24"/>
          <w:szCs w:val="24"/>
        </w:rPr>
        <w:t>d</w:t>
      </w:r>
      <w:r w:rsidRPr="0013606B">
        <w:rPr>
          <w:rFonts w:ascii="Arial" w:hAnsi="Arial" w:cs="Arial"/>
          <w:sz w:val="24"/>
          <w:szCs w:val="24"/>
        </w:rPr>
        <w:t xml:space="preserve">)  Appropriate footing structure of the building in accordance with the soil survey result. </w:t>
      </w:r>
    </w:p>
    <w:p w14:paraId="29E6F272" w14:textId="77777777" w:rsidR="00ED75AB" w:rsidRPr="0013606B" w:rsidRDefault="00ED75AB" w:rsidP="00ED75AB">
      <w:pPr>
        <w:snapToGrid w:val="0"/>
        <w:spacing w:line="276" w:lineRule="auto"/>
        <w:ind w:leftChars="300" w:left="1104" w:hangingChars="210" w:hanging="504"/>
        <w:rPr>
          <w:rFonts w:ascii="Arial" w:hAnsi="Arial" w:cs="Arial"/>
          <w:sz w:val="24"/>
          <w:szCs w:val="24"/>
        </w:rPr>
      </w:pPr>
    </w:p>
    <w:p w14:paraId="1BEFC7CC" w14:textId="77777777" w:rsidR="00ED75AB" w:rsidRPr="0013606B" w:rsidRDefault="00ED75AB" w:rsidP="00ED75AB">
      <w:pPr>
        <w:snapToGrid w:val="0"/>
        <w:spacing w:line="276" w:lineRule="auto"/>
        <w:ind w:leftChars="177" w:left="354"/>
        <w:rPr>
          <w:rFonts w:ascii="Arial" w:hAnsi="Arial" w:cs="Arial"/>
          <w:sz w:val="24"/>
          <w:szCs w:val="24"/>
        </w:rPr>
      </w:pPr>
      <w:r w:rsidRPr="0013606B">
        <w:rPr>
          <w:rFonts w:ascii="Arial" w:hAnsi="Arial" w:cs="Arial"/>
          <w:sz w:val="24"/>
          <w:szCs w:val="24"/>
        </w:rPr>
        <w:t>C.  MEP (Mechanical, Electrical, and Plumbing) Plan</w:t>
      </w:r>
    </w:p>
    <w:p w14:paraId="58D0A26B" w14:textId="77777777" w:rsidR="00ED75AB" w:rsidRPr="0013606B" w:rsidRDefault="00ED75AB" w:rsidP="00ED75AB">
      <w:pPr>
        <w:snapToGrid w:val="0"/>
        <w:spacing w:line="276" w:lineRule="auto"/>
        <w:ind w:leftChars="300" w:left="1104" w:hangingChars="210" w:hanging="504"/>
        <w:rPr>
          <w:rFonts w:ascii="Arial" w:hAnsi="Arial" w:cs="Arial"/>
          <w:sz w:val="24"/>
          <w:szCs w:val="24"/>
        </w:rPr>
      </w:pPr>
      <w:r w:rsidRPr="0013606B">
        <w:rPr>
          <w:rFonts w:ascii="Arial" w:hAnsi="Arial" w:cs="Arial"/>
          <w:sz w:val="24"/>
          <w:szCs w:val="24"/>
        </w:rPr>
        <w:t>(a)  Use highly efficient and energy-saving facility equipment and apparatus regarding cost-saving operation.</w:t>
      </w:r>
    </w:p>
    <w:p w14:paraId="56F3BD62" w14:textId="77777777" w:rsidR="00ED75AB" w:rsidRPr="0013606B" w:rsidRDefault="00ED75AB" w:rsidP="00ED75AB">
      <w:pPr>
        <w:snapToGrid w:val="0"/>
        <w:spacing w:line="276" w:lineRule="auto"/>
        <w:ind w:leftChars="300" w:left="1104" w:hangingChars="210" w:hanging="504"/>
        <w:rPr>
          <w:rFonts w:ascii="Arial" w:hAnsi="Arial" w:cs="Arial"/>
          <w:sz w:val="24"/>
          <w:szCs w:val="24"/>
        </w:rPr>
      </w:pPr>
      <w:r w:rsidRPr="0013606B">
        <w:rPr>
          <w:rFonts w:ascii="Arial" w:hAnsi="Arial" w:cs="Arial"/>
          <w:sz w:val="24"/>
          <w:szCs w:val="24"/>
        </w:rPr>
        <w:t>(b)  Facilities requiring frequent ventilation such as a toilet should be exposed directly to open air and equipped with both an active and passive ventilating system able to operate at the same time to prevent filthy from spreading out, and arrangement of storage for cleaning and sanitary supplies should be considered.</w:t>
      </w:r>
    </w:p>
    <w:p w14:paraId="5FB542A0" w14:textId="77777777" w:rsidR="00ED75AB" w:rsidRPr="0013606B" w:rsidRDefault="00ED75AB" w:rsidP="00ED75AB">
      <w:pPr>
        <w:snapToGrid w:val="0"/>
        <w:spacing w:line="276" w:lineRule="auto"/>
        <w:ind w:leftChars="300" w:left="1104" w:hangingChars="210" w:hanging="504"/>
        <w:rPr>
          <w:rFonts w:ascii="Arial" w:hAnsi="Arial" w:cs="Arial"/>
          <w:sz w:val="24"/>
          <w:szCs w:val="24"/>
        </w:rPr>
      </w:pPr>
      <w:r w:rsidRPr="0013606B">
        <w:rPr>
          <w:rFonts w:ascii="Arial" w:hAnsi="Arial" w:cs="Arial"/>
          <w:sz w:val="24"/>
          <w:szCs w:val="24"/>
        </w:rPr>
        <w:t>(c)  Ventilating system to allow the entrance of enough open air through a natural draft in the daytime, and in the time of passive ventilation, prevent inflow of outside noise, exhaust gas, dust, etc., paying attention to the window design.</w:t>
      </w:r>
    </w:p>
    <w:p w14:paraId="47C9CECA" w14:textId="1C6A74A2" w:rsidR="00ED75AB" w:rsidRPr="0013606B" w:rsidRDefault="00ED75AB" w:rsidP="00ED75AB">
      <w:pPr>
        <w:snapToGrid w:val="0"/>
        <w:spacing w:line="276" w:lineRule="auto"/>
        <w:ind w:leftChars="300" w:left="1104" w:hangingChars="210" w:hanging="504"/>
        <w:rPr>
          <w:rFonts w:ascii="Arial" w:hAnsi="Arial" w:cs="Arial"/>
          <w:sz w:val="24"/>
          <w:szCs w:val="24"/>
        </w:rPr>
      </w:pPr>
      <w:r w:rsidRPr="0013606B">
        <w:rPr>
          <w:rFonts w:ascii="Arial" w:hAnsi="Arial" w:cs="Arial"/>
          <w:sz w:val="24"/>
          <w:szCs w:val="24"/>
        </w:rPr>
        <w:t xml:space="preserve">(d)  Use a type of water-supply system through discussion with </w:t>
      </w:r>
      <w:r w:rsidR="00D23EBF" w:rsidRPr="0013606B">
        <w:rPr>
          <w:rFonts w:ascii="Arial" w:hAnsi="Arial" w:cs="Arial"/>
          <w:sz w:val="24"/>
          <w:szCs w:val="24"/>
        </w:rPr>
        <w:t>the Employer</w:t>
      </w:r>
      <w:r w:rsidR="00A655BE" w:rsidRPr="0013606B">
        <w:rPr>
          <w:rFonts w:ascii="Arial" w:hAnsi="Arial" w:cs="Arial"/>
          <w:sz w:val="24"/>
          <w:szCs w:val="24"/>
        </w:rPr>
        <w:t xml:space="preserve"> </w:t>
      </w:r>
      <w:r w:rsidR="00D23EBF" w:rsidRPr="0013606B">
        <w:rPr>
          <w:rFonts w:ascii="Arial" w:hAnsi="Arial" w:cs="Arial"/>
          <w:sz w:val="24"/>
          <w:szCs w:val="24"/>
        </w:rPr>
        <w:t xml:space="preserve">(or </w:t>
      </w:r>
      <w:r w:rsidR="004F1F6A" w:rsidRPr="0013606B">
        <w:rPr>
          <w:rFonts w:ascii="Arial" w:hAnsi="Arial" w:cs="Arial"/>
          <w:sz w:val="24"/>
          <w:szCs w:val="24"/>
        </w:rPr>
        <w:t>Recipient</w:t>
      </w:r>
      <w:r w:rsidR="00D23EBF" w:rsidRPr="0013606B">
        <w:rPr>
          <w:rFonts w:ascii="Arial" w:hAnsi="Arial" w:cs="Arial"/>
          <w:sz w:val="24"/>
          <w:szCs w:val="24"/>
        </w:rPr>
        <w:t xml:space="preserve"> country)</w:t>
      </w:r>
      <w:r w:rsidRPr="0013606B">
        <w:rPr>
          <w:rFonts w:ascii="Arial" w:hAnsi="Arial" w:cs="Arial"/>
          <w:sz w:val="24"/>
          <w:szCs w:val="24"/>
        </w:rPr>
        <w:t xml:space="preserve"> considering site situation, complying with local regulation, and a water tank considering sources of water-supply. </w:t>
      </w:r>
    </w:p>
    <w:p w14:paraId="240EECFB" w14:textId="77777777" w:rsidR="00ED75AB" w:rsidRPr="0013606B" w:rsidRDefault="00ED75AB" w:rsidP="00ED75AB">
      <w:pPr>
        <w:snapToGrid w:val="0"/>
        <w:spacing w:line="276" w:lineRule="auto"/>
        <w:ind w:leftChars="300" w:left="1104" w:hangingChars="210" w:hanging="504"/>
        <w:rPr>
          <w:rFonts w:ascii="Arial" w:hAnsi="Arial" w:cs="Arial"/>
          <w:sz w:val="24"/>
          <w:szCs w:val="24"/>
        </w:rPr>
      </w:pPr>
      <w:r w:rsidRPr="0013606B">
        <w:rPr>
          <w:rFonts w:ascii="Arial" w:hAnsi="Arial" w:cs="Arial"/>
          <w:sz w:val="24"/>
          <w:szCs w:val="24"/>
        </w:rPr>
        <w:t>(e)  Electrical system should be able to reduce Life Cycle Cost and satisfy total economic efficiency through its reasonable use and the minimal loss of energy.</w:t>
      </w:r>
    </w:p>
    <w:p w14:paraId="6BA62B9A" w14:textId="0276BBD2" w:rsidR="00ED75AB" w:rsidRPr="0013606B" w:rsidRDefault="00ED75AB" w:rsidP="00ED75AB">
      <w:pPr>
        <w:snapToGrid w:val="0"/>
        <w:spacing w:line="276" w:lineRule="auto"/>
        <w:ind w:leftChars="300" w:left="1104" w:hangingChars="210" w:hanging="504"/>
        <w:rPr>
          <w:rFonts w:ascii="Arial" w:hAnsi="Arial" w:cs="Arial"/>
          <w:sz w:val="24"/>
          <w:szCs w:val="24"/>
        </w:rPr>
      </w:pPr>
      <w:r w:rsidRPr="0013606B">
        <w:rPr>
          <w:rFonts w:ascii="Arial" w:hAnsi="Arial" w:cs="Arial"/>
          <w:sz w:val="24"/>
          <w:szCs w:val="24"/>
        </w:rPr>
        <w:t xml:space="preserve">(f)  The electric power distribution system should minimize damage area from blackouts or any other incidents. The server and communication line should </w:t>
      </w:r>
      <w:r w:rsidRPr="0013606B">
        <w:rPr>
          <w:rFonts w:ascii="Arial" w:hAnsi="Arial" w:cs="Arial"/>
          <w:sz w:val="24"/>
          <w:szCs w:val="24"/>
        </w:rPr>
        <w:lastRenderedPageBreak/>
        <w:t xml:space="preserve">have anti-power failure system to secure reliability. This system should be </w:t>
      </w:r>
      <w:r w:rsidR="00D23EBF" w:rsidRPr="0013606B">
        <w:rPr>
          <w:rFonts w:ascii="Arial" w:hAnsi="Arial" w:cs="Arial"/>
          <w:sz w:val="24"/>
          <w:szCs w:val="24"/>
        </w:rPr>
        <w:t>planned</w:t>
      </w:r>
      <w:r w:rsidRPr="0013606B">
        <w:rPr>
          <w:rFonts w:ascii="Arial" w:hAnsi="Arial" w:cs="Arial"/>
          <w:sz w:val="24"/>
          <w:szCs w:val="24"/>
        </w:rPr>
        <w:t xml:space="preserve"> for possible expansion as well.</w:t>
      </w:r>
    </w:p>
    <w:p w14:paraId="60E3ABA7" w14:textId="7964C23C" w:rsidR="00ED75AB" w:rsidRPr="0013606B" w:rsidRDefault="00ED75AB" w:rsidP="00ED75AB">
      <w:pPr>
        <w:snapToGrid w:val="0"/>
        <w:spacing w:line="276" w:lineRule="auto"/>
        <w:ind w:leftChars="300" w:left="1104" w:hangingChars="210" w:hanging="504"/>
        <w:rPr>
          <w:rFonts w:ascii="Arial" w:hAnsi="Arial" w:cs="Arial"/>
          <w:sz w:val="24"/>
          <w:szCs w:val="24"/>
        </w:rPr>
      </w:pPr>
      <w:r w:rsidRPr="0013606B">
        <w:rPr>
          <w:rFonts w:ascii="Arial" w:hAnsi="Arial" w:cs="Arial"/>
          <w:sz w:val="24"/>
          <w:szCs w:val="24"/>
        </w:rPr>
        <w:t xml:space="preserve">(g)  Install a power generator (emergency stand-by generator) and UPS (w/AVR) to secure a stable power supply in case of emergency covering for </w:t>
      </w:r>
      <w:r w:rsidR="004F1F6A" w:rsidRPr="0013606B">
        <w:rPr>
          <w:rFonts w:ascii="Arial" w:eastAsia="Arial Unicode MS" w:hAnsi="Arial" w:cs="Arial"/>
          <w:bCs/>
          <w:iCs/>
          <w:sz w:val="22"/>
        </w:rPr>
        <w:t>laboratory’s</w:t>
      </w:r>
      <w:r w:rsidR="00D23EBF" w:rsidRPr="0013606B">
        <w:rPr>
          <w:rFonts w:ascii="Arial" w:eastAsia="Arial Unicode MS" w:hAnsi="Arial" w:cs="Arial"/>
          <w:bCs/>
          <w:iCs/>
          <w:sz w:val="22"/>
        </w:rPr>
        <w:t xml:space="preserve"> equipment in the </w:t>
      </w:r>
      <w:proofErr w:type="gramStart"/>
      <w:r w:rsidR="00DC76FB" w:rsidRPr="0013606B">
        <w:rPr>
          <w:rFonts w:ascii="Arial" w:hAnsi="Arial" w:cs="Arial"/>
          <w:sz w:val="24"/>
          <w:szCs w:val="24"/>
        </w:rPr>
        <w:t>Buildings</w:t>
      </w:r>
      <w:proofErr w:type="gramEnd"/>
      <w:r w:rsidR="00D23EBF" w:rsidRPr="0013606B">
        <w:rPr>
          <w:rFonts w:ascii="Arial" w:hAnsi="Arial" w:cs="Arial"/>
          <w:sz w:val="24"/>
          <w:szCs w:val="24"/>
        </w:rPr>
        <w:t xml:space="preserve"> according to the consultation with the Employer</w:t>
      </w:r>
      <w:r w:rsidR="00A655BE" w:rsidRPr="0013606B">
        <w:rPr>
          <w:rFonts w:ascii="Arial" w:hAnsi="Arial" w:cs="Arial"/>
          <w:sz w:val="24"/>
          <w:szCs w:val="24"/>
        </w:rPr>
        <w:t xml:space="preserve"> </w:t>
      </w:r>
      <w:r w:rsidR="00D23EBF" w:rsidRPr="0013606B">
        <w:rPr>
          <w:rFonts w:ascii="Arial" w:hAnsi="Arial" w:cs="Arial"/>
          <w:sz w:val="24"/>
          <w:szCs w:val="24"/>
        </w:rPr>
        <w:t>(KOICA CM, PMC, etc.)</w:t>
      </w:r>
      <w:r w:rsidRPr="0013606B">
        <w:rPr>
          <w:rFonts w:ascii="Arial" w:hAnsi="Arial" w:cs="Arial"/>
          <w:sz w:val="24"/>
          <w:szCs w:val="24"/>
        </w:rPr>
        <w:t>.</w:t>
      </w:r>
    </w:p>
    <w:p w14:paraId="193D177D" w14:textId="77777777" w:rsidR="00ED75AB" w:rsidRPr="0013606B" w:rsidRDefault="00ED75AB" w:rsidP="00ED75AB">
      <w:pPr>
        <w:snapToGrid w:val="0"/>
        <w:spacing w:line="276" w:lineRule="auto"/>
        <w:ind w:leftChars="300" w:left="1104" w:hangingChars="210" w:hanging="504"/>
        <w:rPr>
          <w:rFonts w:ascii="Arial" w:hAnsi="Arial" w:cs="Arial"/>
          <w:sz w:val="24"/>
          <w:szCs w:val="24"/>
        </w:rPr>
      </w:pPr>
      <w:r w:rsidRPr="0013606B">
        <w:rPr>
          <w:rFonts w:ascii="Arial" w:hAnsi="Arial" w:cs="Arial"/>
          <w:sz w:val="24"/>
          <w:szCs w:val="24"/>
        </w:rPr>
        <w:t>(h)  Install MCC for the centralized control of power-loads for each machine, and minimize the distance of each divergence circuit for current stability.</w:t>
      </w:r>
    </w:p>
    <w:p w14:paraId="57BAC683" w14:textId="77777777" w:rsidR="00ED75AB" w:rsidRPr="0013606B" w:rsidRDefault="00ED75AB" w:rsidP="00ED75AB">
      <w:pPr>
        <w:snapToGrid w:val="0"/>
        <w:spacing w:line="276" w:lineRule="auto"/>
        <w:ind w:leftChars="300" w:left="1104" w:hangingChars="210" w:hanging="504"/>
        <w:rPr>
          <w:rFonts w:ascii="Arial" w:hAnsi="Arial" w:cs="Arial"/>
          <w:sz w:val="24"/>
          <w:szCs w:val="24"/>
        </w:rPr>
      </w:pPr>
      <w:r w:rsidRPr="0013606B">
        <w:rPr>
          <w:rFonts w:ascii="Arial" w:hAnsi="Arial" w:cs="Arial"/>
          <w:sz w:val="24"/>
          <w:szCs w:val="24"/>
        </w:rPr>
        <w:t>(</w:t>
      </w:r>
      <w:proofErr w:type="spellStart"/>
      <w:r w:rsidRPr="0013606B">
        <w:rPr>
          <w:rFonts w:ascii="Arial" w:hAnsi="Arial" w:cs="Arial"/>
          <w:sz w:val="24"/>
          <w:szCs w:val="24"/>
        </w:rPr>
        <w:t>i</w:t>
      </w:r>
      <w:proofErr w:type="spellEnd"/>
      <w:r w:rsidRPr="0013606B">
        <w:rPr>
          <w:rFonts w:ascii="Arial" w:hAnsi="Arial" w:cs="Arial"/>
          <w:sz w:val="24"/>
          <w:szCs w:val="24"/>
        </w:rPr>
        <w:t xml:space="preserve">)  Electrical lighting system should be in harmony with natural light to maintain comfortable environment, and the installation of security lights outside should be considered. </w:t>
      </w:r>
    </w:p>
    <w:p w14:paraId="335E80F5" w14:textId="77777777" w:rsidR="00ED75AB" w:rsidRPr="0013606B" w:rsidRDefault="00ED75AB" w:rsidP="00ED75AB">
      <w:pPr>
        <w:snapToGrid w:val="0"/>
        <w:spacing w:line="276" w:lineRule="auto"/>
        <w:ind w:leftChars="300" w:left="1104" w:hangingChars="210" w:hanging="504"/>
        <w:rPr>
          <w:rFonts w:ascii="Arial" w:hAnsi="Arial" w:cs="Arial"/>
          <w:sz w:val="24"/>
          <w:szCs w:val="24"/>
        </w:rPr>
      </w:pPr>
      <w:r w:rsidRPr="0013606B">
        <w:rPr>
          <w:rFonts w:ascii="Arial" w:hAnsi="Arial" w:cs="Arial"/>
          <w:sz w:val="24"/>
          <w:szCs w:val="24"/>
        </w:rPr>
        <w:t xml:space="preserve">(j)  Secure indoor comfort using dazzle-free light fixtures to relieve physiological and psychological stress. </w:t>
      </w:r>
    </w:p>
    <w:p w14:paraId="4B860A06" w14:textId="77777777" w:rsidR="00ED75AB" w:rsidRPr="0013606B" w:rsidRDefault="00ED75AB" w:rsidP="00ED75AB">
      <w:pPr>
        <w:snapToGrid w:val="0"/>
        <w:spacing w:line="276" w:lineRule="auto"/>
        <w:ind w:leftChars="300" w:left="1104" w:hangingChars="210" w:hanging="504"/>
        <w:rPr>
          <w:rFonts w:ascii="Arial" w:hAnsi="Arial" w:cs="Arial"/>
          <w:sz w:val="24"/>
          <w:szCs w:val="24"/>
        </w:rPr>
      </w:pPr>
      <w:r w:rsidRPr="0013606B">
        <w:rPr>
          <w:rFonts w:ascii="Arial" w:hAnsi="Arial" w:cs="Arial"/>
          <w:sz w:val="24"/>
          <w:szCs w:val="24"/>
        </w:rPr>
        <w:t>(k)  Include internal and external broadcasting system, A/V system, streetlights in MEP design.</w:t>
      </w:r>
    </w:p>
    <w:p w14:paraId="703B6BE8" w14:textId="77777777" w:rsidR="00ED75AB" w:rsidRPr="0013606B" w:rsidRDefault="00ED75AB" w:rsidP="00ED75AB">
      <w:pPr>
        <w:snapToGrid w:val="0"/>
        <w:spacing w:line="276" w:lineRule="auto"/>
        <w:ind w:leftChars="299" w:left="1049" w:hangingChars="188" w:hanging="451"/>
        <w:rPr>
          <w:rFonts w:ascii="Arial" w:hAnsi="Arial" w:cs="Arial"/>
          <w:sz w:val="24"/>
          <w:szCs w:val="24"/>
        </w:rPr>
      </w:pPr>
      <w:r w:rsidRPr="0013606B">
        <w:rPr>
          <w:rFonts w:ascii="Arial" w:hAnsi="Arial" w:cs="Arial"/>
          <w:sz w:val="24"/>
          <w:szCs w:val="24"/>
        </w:rPr>
        <w:t>(l)  Establish an optimized telecommunication line for functions of the facility, and place power and network equipment in adequate spaces such as under the floor, inside the wall, etc. considering average consumption of users.</w:t>
      </w:r>
    </w:p>
    <w:p w14:paraId="32A79A6B" w14:textId="77777777" w:rsidR="002F08B4" w:rsidRPr="0013606B" w:rsidRDefault="00E14719" w:rsidP="00ED75AB">
      <w:pPr>
        <w:snapToGrid w:val="0"/>
        <w:spacing w:line="276" w:lineRule="auto"/>
        <w:ind w:leftChars="300" w:left="1104" w:hangingChars="210" w:hanging="504"/>
        <w:rPr>
          <w:rFonts w:ascii="Arial" w:hAnsi="Arial" w:cs="Arial"/>
          <w:iCs/>
          <w:spacing w:val="-2"/>
          <w:sz w:val="24"/>
          <w:szCs w:val="24"/>
        </w:rPr>
      </w:pPr>
      <w:r w:rsidRPr="0013606B">
        <w:rPr>
          <w:rFonts w:ascii="Arial" w:hAnsi="Arial" w:cs="Arial"/>
          <w:sz w:val="24"/>
          <w:szCs w:val="24"/>
        </w:rPr>
        <w:t xml:space="preserve">(m) </w:t>
      </w:r>
      <w:r w:rsidR="00ED75AB" w:rsidRPr="0013606B">
        <w:rPr>
          <w:rFonts w:ascii="Arial" w:hAnsi="Arial" w:cs="Arial"/>
          <w:sz w:val="24"/>
          <w:szCs w:val="24"/>
        </w:rPr>
        <w:t>Lightning protection equipment should meet the requirements of relative laws and regulations.</w:t>
      </w:r>
      <w:r w:rsidR="002F08B4" w:rsidRPr="0013606B">
        <w:rPr>
          <w:rFonts w:ascii="Arial" w:hAnsi="Arial" w:cs="Arial"/>
          <w:iCs/>
          <w:spacing w:val="-2"/>
          <w:sz w:val="24"/>
          <w:szCs w:val="24"/>
        </w:rPr>
        <w:t xml:space="preserve"> </w:t>
      </w:r>
    </w:p>
    <w:p w14:paraId="62DBCD84" w14:textId="09F5047A" w:rsidR="00ED75AB" w:rsidRPr="0013606B" w:rsidRDefault="002F08B4" w:rsidP="00ED75AB">
      <w:pPr>
        <w:snapToGrid w:val="0"/>
        <w:spacing w:line="276" w:lineRule="auto"/>
        <w:ind w:leftChars="300" w:left="1096" w:hangingChars="210" w:hanging="496"/>
        <w:rPr>
          <w:rFonts w:ascii="Arial" w:hAnsi="Arial" w:cs="Arial"/>
          <w:sz w:val="24"/>
          <w:szCs w:val="24"/>
        </w:rPr>
      </w:pPr>
      <w:r w:rsidRPr="0013606B">
        <w:rPr>
          <w:rFonts w:ascii="Arial" w:hAnsi="Arial" w:cs="Arial"/>
          <w:iCs/>
          <w:spacing w:val="-2"/>
          <w:sz w:val="24"/>
          <w:szCs w:val="24"/>
        </w:rPr>
        <w:t>(n)  All the CCTV</w:t>
      </w:r>
      <w:r w:rsidR="00E14719" w:rsidRPr="0013606B">
        <w:rPr>
          <w:rFonts w:ascii="Arial" w:hAnsi="Arial" w:cs="Arial"/>
          <w:iCs/>
          <w:spacing w:val="-2"/>
          <w:sz w:val="24"/>
          <w:szCs w:val="24"/>
        </w:rPr>
        <w:t>s</w:t>
      </w:r>
      <w:r w:rsidRPr="0013606B">
        <w:rPr>
          <w:rFonts w:ascii="Arial" w:hAnsi="Arial" w:cs="Arial"/>
          <w:iCs/>
          <w:spacing w:val="-2"/>
          <w:sz w:val="24"/>
          <w:szCs w:val="24"/>
        </w:rPr>
        <w:t xml:space="preserve"> and ancillary works </w:t>
      </w:r>
      <w:r w:rsidR="00FE7765" w:rsidRPr="0013606B">
        <w:rPr>
          <w:rFonts w:ascii="Arial" w:hAnsi="Arial" w:cs="Arial"/>
          <w:iCs/>
          <w:spacing w:val="-2"/>
          <w:sz w:val="24"/>
          <w:szCs w:val="24"/>
        </w:rPr>
        <w:t>for project site</w:t>
      </w:r>
      <w:r w:rsidR="00E14719" w:rsidRPr="0013606B">
        <w:rPr>
          <w:rFonts w:ascii="Arial" w:hAnsi="Arial" w:cs="Arial"/>
          <w:iCs/>
          <w:spacing w:val="-2"/>
          <w:sz w:val="24"/>
          <w:szCs w:val="24"/>
        </w:rPr>
        <w:t xml:space="preserve"> </w:t>
      </w:r>
      <w:r w:rsidRPr="0013606B">
        <w:rPr>
          <w:rFonts w:ascii="Arial" w:hAnsi="Arial" w:cs="Arial"/>
          <w:iCs/>
          <w:spacing w:val="-2"/>
          <w:sz w:val="24"/>
          <w:szCs w:val="24"/>
        </w:rPr>
        <w:t>shall be installed to</w:t>
      </w:r>
      <w:r w:rsidR="00E14719" w:rsidRPr="0013606B">
        <w:rPr>
          <w:rFonts w:ascii="Arial" w:hAnsi="Arial" w:cs="Arial"/>
          <w:iCs/>
          <w:spacing w:val="-2"/>
          <w:sz w:val="24"/>
          <w:szCs w:val="24"/>
        </w:rPr>
        <w:t xml:space="preserve"> </w:t>
      </w:r>
      <w:r w:rsidRPr="0013606B">
        <w:rPr>
          <w:rFonts w:ascii="Arial" w:hAnsi="Arial" w:cs="Arial"/>
          <w:sz w:val="24"/>
          <w:szCs w:val="24"/>
        </w:rPr>
        <w:t>meet the requirements of relative laws and regulations and KOICA rule</w:t>
      </w:r>
      <w:r w:rsidR="00E14719" w:rsidRPr="0013606B">
        <w:rPr>
          <w:rFonts w:ascii="Arial" w:hAnsi="Arial" w:cs="Arial"/>
          <w:sz w:val="24"/>
          <w:szCs w:val="24"/>
        </w:rPr>
        <w:t>s</w:t>
      </w:r>
      <w:r w:rsidRPr="0013606B">
        <w:rPr>
          <w:rFonts w:ascii="Arial" w:hAnsi="Arial" w:cs="Arial"/>
          <w:sz w:val="24"/>
          <w:szCs w:val="24"/>
        </w:rPr>
        <w:t>.</w:t>
      </w:r>
    </w:p>
    <w:p w14:paraId="25682835" w14:textId="77777777" w:rsidR="00ED75AB" w:rsidRPr="0013606B" w:rsidRDefault="00ED75AB" w:rsidP="00ED75AB">
      <w:pPr>
        <w:snapToGrid w:val="0"/>
        <w:spacing w:line="276" w:lineRule="auto"/>
        <w:ind w:leftChars="300" w:left="1104" w:hangingChars="210" w:hanging="504"/>
        <w:rPr>
          <w:rFonts w:ascii="Arial" w:hAnsi="Arial" w:cs="Arial"/>
          <w:sz w:val="24"/>
          <w:szCs w:val="24"/>
        </w:rPr>
      </w:pPr>
      <w:r w:rsidRPr="0013606B">
        <w:rPr>
          <w:rFonts w:ascii="Arial" w:hAnsi="Arial" w:cs="Arial"/>
          <w:sz w:val="24"/>
          <w:szCs w:val="24"/>
        </w:rPr>
        <w:t>(n)  Place outlets adequately for convenient use of fixed and movable electric devices, and use moisture-proof outlets for humid space.</w:t>
      </w:r>
    </w:p>
    <w:p w14:paraId="27DB3845" w14:textId="77777777" w:rsidR="00ED75AB" w:rsidRPr="0013606B" w:rsidRDefault="00ED75AB" w:rsidP="00ED75AB">
      <w:pPr>
        <w:snapToGrid w:val="0"/>
        <w:spacing w:line="360" w:lineRule="auto"/>
        <w:rPr>
          <w:rFonts w:ascii="Arial" w:hAnsi="Arial" w:cs="Arial"/>
          <w:sz w:val="24"/>
          <w:szCs w:val="24"/>
        </w:rPr>
      </w:pPr>
    </w:p>
    <w:p w14:paraId="200A7FB1" w14:textId="77777777" w:rsidR="00ED75AB" w:rsidRPr="0013606B" w:rsidRDefault="00ED75AB" w:rsidP="00ED75AB">
      <w:pPr>
        <w:snapToGrid w:val="0"/>
        <w:spacing w:line="276" w:lineRule="auto"/>
        <w:ind w:leftChars="177" w:left="354"/>
        <w:rPr>
          <w:rFonts w:ascii="Arial" w:hAnsi="Arial" w:cs="Arial"/>
          <w:sz w:val="24"/>
          <w:szCs w:val="24"/>
        </w:rPr>
      </w:pPr>
      <w:r w:rsidRPr="0013606B">
        <w:rPr>
          <w:rFonts w:ascii="Arial" w:hAnsi="Arial" w:cs="Arial"/>
          <w:sz w:val="24"/>
          <w:szCs w:val="24"/>
        </w:rPr>
        <w:t>D.  Fire Protection Plan</w:t>
      </w:r>
    </w:p>
    <w:p w14:paraId="4DD16DDC" w14:textId="77777777" w:rsidR="00ED75AB" w:rsidRPr="0013606B" w:rsidRDefault="00ED75AB" w:rsidP="00ED75AB">
      <w:pPr>
        <w:snapToGrid w:val="0"/>
        <w:spacing w:line="276" w:lineRule="auto"/>
        <w:ind w:leftChars="300" w:left="1104" w:hangingChars="210" w:hanging="504"/>
        <w:rPr>
          <w:rFonts w:ascii="Arial" w:hAnsi="Arial" w:cs="Arial"/>
          <w:sz w:val="24"/>
          <w:szCs w:val="24"/>
        </w:rPr>
      </w:pPr>
      <w:r w:rsidRPr="0013606B">
        <w:rPr>
          <w:rFonts w:ascii="Arial" w:hAnsi="Arial" w:cs="Arial"/>
          <w:sz w:val="24"/>
          <w:szCs w:val="24"/>
        </w:rPr>
        <w:t xml:space="preserve">(a)  Fire protection system shall be met with local law and regulation. </w:t>
      </w:r>
    </w:p>
    <w:p w14:paraId="7670727A" w14:textId="77777777" w:rsidR="00ED75AB" w:rsidRPr="0013606B" w:rsidRDefault="00ED75AB" w:rsidP="00ED75AB">
      <w:pPr>
        <w:snapToGrid w:val="0"/>
        <w:spacing w:line="276" w:lineRule="auto"/>
        <w:rPr>
          <w:rFonts w:ascii="Arial" w:hAnsi="Arial" w:cs="Arial"/>
          <w:sz w:val="24"/>
          <w:szCs w:val="24"/>
        </w:rPr>
      </w:pPr>
    </w:p>
    <w:p w14:paraId="52E49F31" w14:textId="77777777" w:rsidR="00ED75AB" w:rsidRPr="0013606B" w:rsidRDefault="00ED75AB" w:rsidP="00ED75AB">
      <w:pPr>
        <w:snapToGrid w:val="0"/>
        <w:spacing w:line="276" w:lineRule="auto"/>
        <w:ind w:leftChars="177" w:left="354"/>
        <w:rPr>
          <w:rFonts w:ascii="Arial" w:hAnsi="Arial" w:cs="Arial"/>
          <w:sz w:val="24"/>
          <w:szCs w:val="24"/>
        </w:rPr>
      </w:pPr>
      <w:r w:rsidRPr="0013606B">
        <w:rPr>
          <w:rFonts w:ascii="Arial" w:hAnsi="Arial" w:cs="Arial"/>
          <w:sz w:val="24"/>
          <w:szCs w:val="24"/>
        </w:rPr>
        <w:t>E.  Civil Plan</w:t>
      </w:r>
    </w:p>
    <w:p w14:paraId="27BBF1CB" w14:textId="77777777" w:rsidR="00ED75AB" w:rsidRPr="0013606B" w:rsidRDefault="00ED75AB" w:rsidP="00ED75AB">
      <w:pPr>
        <w:snapToGrid w:val="0"/>
        <w:spacing w:line="276" w:lineRule="auto"/>
        <w:ind w:leftChars="300" w:left="1104" w:hangingChars="210" w:hanging="504"/>
        <w:rPr>
          <w:rFonts w:ascii="Arial" w:hAnsi="Arial" w:cs="Arial"/>
          <w:sz w:val="24"/>
          <w:szCs w:val="24"/>
        </w:rPr>
      </w:pPr>
      <w:r w:rsidRPr="0013606B">
        <w:rPr>
          <w:rFonts w:ascii="Arial" w:hAnsi="Arial" w:cs="Arial"/>
          <w:sz w:val="24"/>
          <w:szCs w:val="24"/>
        </w:rPr>
        <w:t>(a)  Civil plan should be done in connection with the building and other facilities by thorough analysis and investigation of the construction site along with geotechnical surveys about conditions of topography, soil, solid foundation, water level, etc., and required quantities and expenses should be estimated in the minimum value through a civil engineer’s professional reviews in economical and stability concerns</w:t>
      </w:r>
    </w:p>
    <w:p w14:paraId="7037CE29" w14:textId="77777777" w:rsidR="00ED75AB" w:rsidRPr="0013606B" w:rsidRDefault="00ED75AB" w:rsidP="00ED75AB">
      <w:pPr>
        <w:snapToGrid w:val="0"/>
        <w:spacing w:line="276" w:lineRule="auto"/>
        <w:ind w:leftChars="300" w:left="1104" w:hangingChars="210" w:hanging="504"/>
        <w:rPr>
          <w:rFonts w:ascii="Arial" w:hAnsi="Arial" w:cs="Arial"/>
          <w:sz w:val="24"/>
          <w:szCs w:val="24"/>
        </w:rPr>
      </w:pPr>
      <w:r w:rsidRPr="0013606B">
        <w:rPr>
          <w:rFonts w:ascii="Arial" w:hAnsi="Arial" w:cs="Arial"/>
          <w:sz w:val="24"/>
          <w:szCs w:val="24"/>
        </w:rPr>
        <w:lastRenderedPageBreak/>
        <w:t>(b)  A civil engineer shall review stability through investigation not to generate any damage to buildings nearby due to civil construction, and the proper measures checked by a professional should be reflected in the design.</w:t>
      </w:r>
    </w:p>
    <w:p w14:paraId="27ECFDCC" w14:textId="77777777" w:rsidR="00ED75AB" w:rsidRPr="0013606B" w:rsidRDefault="00ED75AB" w:rsidP="00ED75AB">
      <w:pPr>
        <w:snapToGrid w:val="0"/>
        <w:spacing w:line="360" w:lineRule="auto"/>
        <w:ind w:leftChars="300" w:left="1104" w:hangingChars="210" w:hanging="504"/>
        <w:rPr>
          <w:rFonts w:ascii="Arial" w:hAnsi="Arial" w:cs="Arial"/>
          <w:sz w:val="24"/>
          <w:szCs w:val="24"/>
        </w:rPr>
      </w:pPr>
    </w:p>
    <w:p w14:paraId="49D13B2C" w14:textId="77777777" w:rsidR="00ED75AB" w:rsidRPr="0013606B" w:rsidRDefault="00ED75AB" w:rsidP="00ED75AB">
      <w:pPr>
        <w:snapToGrid w:val="0"/>
        <w:spacing w:line="276" w:lineRule="auto"/>
        <w:ind w:leftChars="177" w:left="354"/>
        <w:rPr>
          <w:rFonts w:ascii="Arial" w:hAnsi="Arial" w:cs="Arial"/>
          <w:sz w:val="24"/>
          <w:szCs w:val="24"/>
        </w:rPr>
      </w:pPr>
      <w:r w:rsidRPr="0013606B">
        <w:rPr>
          <w:rFonts w:ascii="Arial" w:hAnsi="Arial" w:cs="Arial"/>
          <w:sz w:val="24"/>
          <w:szCs w:val="24"/>
        </w:rPr>
        <w:t>F.  Environment</w:t>
      </w:r>
    </w:p>
    <w:p w14:paraId="7AD7EC6F" w14:textId="77777777" w:rsidR="00ED75AB" w:rsidRPr="0013606B" w:rsidRDefault="00ED75AB" w:rsidP="00ED75AB">
      <w:pPr>
        <w:snapToGrid w:val="0"/>
        <w:spacing w:line="276" w:lineRule="auto"/>
        <w:ind w:leftChars="300" w:left="1104" w:hangingChars="210" w:hanging="504"/>
        <w:rPr>
          <w:rFonts w:ascii="Arial" w:hAnsi="Arial" w:cs="Arial"/>
          <w:sz w:val="24"/>
          <w:szCs w:val="24"/>
        </w:rPr>
      </w:pPr>
      <w:r w:rsidRPr="0013606B">
        <w:rPr>
          <w:rFonts w:ascii="Arial" w:hAnsi="Arial" w:cs="Arial"/>
          <w:sz w:val="24"/>
          <w:szCs w:val="24"/>
        </w:rPr>
        <w:t>(a)  Establish green-network linking neighbor forestry ecology, and consider ecological path closely connected with the public garden around nearby.</w:t>
      </w:r>
    </w:p>
    <w:p w14:paraId="48965C47" w14:textId="77777777" w:rsidR="00ED75AB" w:rsidRPr="0013606B" w:rsidRDefault="00ED75AB" w:rsidP="00ED75AB">
      <w:pPr>
        <w:snapToGrid w:val="0"/>
        <w:spacing w:line="276" w:lineRule="auto"/>
        <w:ind w:leftChars="300" w:left="1104" w:hangingChars="210" w:hanging="504"/>
        <w:rPr>
          <w:rFonts w:ascii="Arial" w:hAnsi="Arial" w:cs="Arial"/>
          <w:sz w:val="24"/>
          <w:szCs w:val="24"/>
        </w:rPr>
      </w:pPr>
      <w:r w:rsidRPr="0013606B">
        <w:rPr>
          <w:rFonts w:ascii="Arial" w:hAnsi="Arial" w:cs="Arial"/>
          <w:sz w:val="24"/>
          <w:szCs w:val="24"/>
        </w:rPr>
        <w:t>(b)  Use highly water permeable material to pave the pedestrian road, and maximize permeability to pave the road and parking lot.</w:t>
      </w:r>
    </w:p>
    <w:p w14:paraId="4B5EF6AB" w14:textId="77777777" w:rsidR="00ED75AB" w:rsidRPr="0013606B" w:rsidRDefault="00ED75AB" w:rsidP="00ED75AB">
      <w:pPr>
        <w:snapToGrid w:val="0"/>
        <w:spacing w:line="360" w:lineRule="auto"/>
        <w:ind w:leftChars="300" w:left="1104" w:hangingChars="210" w:hanging="504"/>
        <w:rPr>
          <w:rFonts w:ascii="Arial" w:hAnsi="Arial" w:cs="Arial"/>
          <w:sz w:val="24"/>
          <w:szCs w:val="24"/>
        </w:rPr>
      </w:pPr>
    </w:p>
    <w:p w14:paraId="1529E706" w14:textId="77777777" w:rsidR="00ED75AB" w:rsidRPr="0013606B" w:rsidRDefault="00ED75AB" w:rsidP="00ED75AB">
      <w:pPr>
        <w:snapToGrid w:val="0"/>
        <w:spacing w:line="276" w:lineRule="auto"/>
        <w:ind w:leftChars="177" w:left="354"/>
        <w:rPr>
          <w:rFonts w:ascii="Arial" w:hAnsi="Arial" w:cs="Arial"/>
          <w:sz w:val="24"/>
          <w:szCs w:val="24"/>
        </w:rPr>
      </w:pPr>
      <w:r w:rsidRPr="0013606B">
        <w:rPr>
          <w:rFonts w:ascii="Arial" w:hAnsi="Arial" w:cs="Arial"/>
          <w:sz w:val="24"/>
          <w:szCs w:val="24"/>
        </w:rPr>
        <w:t>G.  Others</w:t>
      </w:r>
    </w:p>
    <w:p w14:paraId="0390900C" w14:textId="71FCFDDF" w:rsidR="00ED75AB" w:rsidRPr="0013606B" w:rsidRDefault="00ED75AB" w:rsidP="00ED75AB">
      <w:pPr>
        <w:widowControl/>
        <w:numPr>
          <w:ilvl w:val="0"/>
          <w:numId w:val="11"/>
        </w:numPr>
        <w:wordWrap/>
        <w:autoSpaceDE/>
        <w:autoSpaceDN/>
        <w:snapToGrid w:val="0"/>
        <w:spacing w:after="0" w:line="276" w:lineRule="auto"/>
        <w:ind w:left="1134" w:hanging="425"/>
        <w:rPr>
          <w:rFonts w:ascii="Arial" w:hAnsi="Arial" w:cs="Arial"/>
          <w:sz w:val="24"/>
          <w:szCs w:val="24"/>
        </w:rPr>
      </w:pPr>
      <w:r w:rsidRPr="0013606B">
        <w:rPr>
          <w:rFonts w:ascii="Arial" w:hAnsi="Arial" w:cs="Arial"/>
          <w:sz w:val="24"/>
          <w:szCs w:val="24"/>
        </w:rPr>
        <w:t xml:space="preserve">The site levelling plan, including </w:t>
      </w:r>
      <w:r w:rsidR="00D23EBF" w:rsidRPr="0013606B">
        <w:rPr>
          <w:rFonts w:ascii="Arial" w:hAnsi="Arial" w:cs="Arial"/>
          <w:sz w:val="24"/>
          <w:szCs w:val="24"/>
        </w:rPr>
        <w:t xml:space="preserve">access road, </w:t>
      </w:r>
      <w:r w:rsidRPr="0013606B">
        <w:rPr>
          <w:rFonts w:ascii="Arial" w:hAnsi="Arial" w:cs="Arial"/>
          <w:sz w:val="24"/>
          <w:szCs w:val="24"/>
        </w:rPr>
        <w:t>a rainwater management plan, should be applied to the design.</w:t>
      </w:r>
    </w:p>
    <w:p w14:paraId="5BF2DF0B" w14:textId="2E0E13E6" w:rsidR="00ED75AB" w:rsidRPr="0013606B" w:rsidRDefault="00ED75AB" w:rsidP="00ED75AB">
      <w:pPr>
        <w:widowControl/>
        <w:numPr>
          <w:ilvl w:val="0"/>
          <w:numId w:val="11"/>
        </w:numPr>
        <w:wordWrap/>
        <w:autoSpaceDE/>
        <w:autoSpaceDN/>
        <w:snapToGrid w:val="0"/>
        <w:spacing w:after="0" w:line="276" w:lineRule="auto"/>
        <w:ind w:left="1134" w:hanging="425"/>
        <w:rPr>
          <w:rFonts w:ascii="Arial" w:hAnsi="Arial" w:cs="Arial"/>
          <w:sz w:val="24"/>
          <w:szCs w:val="24"/>
        </w:rPr>
      </w:pPr>
      <w:r w:rsidRPr="0013606B">
        <w:rPr>
          <w:rFonts w:ascii="Arial" w:hAnsi="Arial" w:cs="Arial"/>
          <w:sz w:val="24"/>
          <w:szCs w:val="24"/>
        </w:rPr>
        <w:t>The site surveying report and the public electricity and water service map shall be provided by Designer. For soil investigation report, min.</w:t>
      </w:r>
      <w:r w:rsidR="005D1A0C" w:rsidRPr="0013606B">
        <w:rPr>
          <w:rFonts w:ascii="Arial" w:hAnsi="Arial" w:cs="Arial"/>
          <w:sz w:val="24"/>
          <w:szCs w:val="24"/>
        </w:rPr>
        <w:t xml:space="preserve"> </w:t>
      </w:r>
      <w:r w:rsidRPr="0013606B">
        <w:rPr>
          <w:rFonts w:ascii="Arial" w:hAnsi="Arial" w:cs="Arial"/>
          <w:sz w:val="24"/>
          <w:szCs w:val="24"/>
        </w:rPr>
        <w:t>4 Bore Holes</w:t>
      </w:r>
      <w:r w:rsidR="005D1A0C" w:rsidRPr="0013606B">
        <w:rPr>
          <w:rFonts w:ascii="Arial" w:hAnsi="Arial" w:cs="Arial"/>
          <w:sz w:val="24"/>
          <w:szCs w:val="24"/>
        </w:rPr>
        <w:t xml:space="preserve"> for </w:t>
      </w:r>
      <w:r w:rsidR="00D23EBF" w:rsidRPr="0013606B">
        <w:rPr>
          <w:rFonts w:ascii="Arial" w:hAnsi="Arial" w:cs="Arial"/>
          <w:sz w:val="24"/>
          <w:szCs w:val="24"/>
        </w:rPr>
        <w:t>the new construction buildings</w:t>
      </w:r>
      <w:r w:rsidRPr="0013606B">
        <w:rPr>
          <w:rFonts w:ascii="Arial" w:hAnsi="Arial" w:cs="Arial"/>
          <w:sz w:val="24"/>
          <w:szCs w:val="24"/>
        </w:rPr>
        <w:t xml:space="preserve"> are required.</w:t>
      </w:r>
    </w:p>
    <w:p w14:paraId="0F639C2A" w14:textId="10BAF826" w:rsidR="00ED75AB" w:rsidRPr="0013606B" w:rsidRDefault="00ED75AB" w:rsidP="00ED75AB">
      <w:pPr>
        <w:widowControl/>
        <w:numPr>
          <w:ilvl w:val="0"/>
          <w:numId w:val="11"/>
        </w:numPr>
        <w:wordWrap/>
        <w:autoSpaceDE/>
        <w:autoSpaceDN/>
        <w:snapToGrid w:val="0"/>
        <w:spacing w:after="0" w:line="276" w:lineRule="auto"/>
        <w:ind w:left="1134" w:hanging="425"/>
        <w:rPr>
          <w:rFonts w:ascii="Arial" w:hAnsi="Arial" w:cs="Arial"/>
          <w:sz w:val="24"/>
          <w:szCs w:val="24"/>
        </w:rPr>
      </w:pPr>
      <w:r w:rsidRPr="0013606B">
        <w:rPr>
          <w:rFonts w:ascii="Arial" w:hAnsi="Arial" w:cs="Arial"/>
          <w:iCs/>
          <w:spacing w:val="-2"/>
          <w:sz w:val="24"/>
          <w:szCs w:val="24"/>
        </w:rPr>
        <w:t xml:space="preserve">Flag poles </w:t>
      </w:r>
      <w:r w:rsidR="009055FF" w:rsidRPr="0013606B">
        <w:rPr>
          <w:rFonts w:ascii="Arial" w:hAnsi="Arial" w:cs="Arial"/>
          <w:iCs/>
          <w:spacing w:val="-2"/>
          <w:sz w:val="24"/>
          <w:szCs w:val="24"/>
        </w:rPr>
        <w:t xml:space="preserve">and Memorial stone </w:t>
      </w:r>
      <w:r w:rsidRPr="0013606B">
        <w:rPr>
          <w:rFonts w:ascii="Arial" w:hAnsi="Arial" w:cs="Arial"/>
          <w:iCs/>
          <w:spacing w:val="-2"/>
          <w:sz w:val="24"/>
          <w:szCs w:val="24"/>
        </w:rPr>
        <w:t>are required in front of the building.</w:t>
      </w:r>
    </w:p>
    <w:p w14:paraId="7B6AB1B3" w14:textId="180A59FB" w:rsidR="002F08B4" w:rsidRPr="0013606B" w:rsidRDefault="005D1A0C" w:rsidP="00ED75AB">
      <w:pPr>
        <w:widowControl/>
        <w:numPr>
          <w:ilvl w:val="0"/>
          <w:numId w:val="11"/>
        </w:numPr>
        <w:wordWrap/>
        <w:autoSpaceDE/>
        <w:autoSpaceDN/>
        <w:snapToGrid w:val="0"/>
        <w:spacing w:after="0" w:line="276" w:lineRule="auto"/>
        <w:ind w:left="1134" w:hanging="425"/>
        <w:rPr>
          <w:rFonts w:ascii="Arial" w:hAnsi="Arial" w:cs="Arial"/>
          <w:sz w:val="24"/>
          <w:szCs w:val="24"/>
        </w:rPr>
      </w:pPr>
      <w:r w:rsidRPr="0013606B">
        <w:rPr>
          <w:rFonts w:ascii="Arial" w:hAnsi="Arial" w:cs="Arial"/>
          <w:iCs/>
          <w:spacing w:val="-2"/>
          <w:sz w:val="24"/>
          <w:szCs w:val="24"/>
        </w:rPr>
        <w:t>All the sign</w:t>
      </w:r>
      <w:r w:rsidR="006A2678" w:rsidRPr="0013606B">
        <w:rPr>
          <w:rFonts w:ascii="Arial" w:hAnsi="Arial" w:cs="Arial"/>
          <w:iCs/>
          <w:spacing w:val="-2"/>
          <w:sz w:val="24"/>
          <w:szCs w:val="24"/>
        </w:rPr>
        <w:t>s</w:t>
      </w:r>
      <w:r w:rsidRPr="0013606B">
        <w:rPr>
          <w:rFonts w:ascii="Arial" w:hAnsi="Arial" w:cs="Arial"/>
          <w:iCs/>
          <w:spacing w:val="-2"/>
          <w:sz w:val="24"/>
          <w:szCs w:val="24"/>
        </w:rPr>
        <w:t xml:space="preserve"> </w:t>
      </w:r>
      <w:r w:rsidR="00FE7765" w:rsidRPr="0013606B">
        <w:rPr>
          <w:rFonts w:ascii="Arial" w:hAnsi="Arial" w:cs="Arial"/>
          <w:iCs/>
          <w:spacing w:val="-2"/>
          <w:sz w:val="24"/>
          <w:szCs w:val="24"/>
        </w:rPr>
        <w:t>for project site</w:t>
      </w:r>
      <w:r w:rsidR="006A2678" w:rsidRPr="0013606B">
        <w:rPr>
          <w:rFonts w:ascii="Arial" w:hAnsi="Arial" w:cs="Arial"/>
          <w:iCs/>
          <w:spacing w:val="-2"/>
          <w:sz w:val="24"/>
          <w:szCs w:val="24"/>
        </w:rPr>
        <w:t xml:space="preserve"> </w:t>
      </w:r>
      <w:proofErr w:type="gramStart"/>
      <w:r w:rsidR="00157E65" w:rsidRPr="0013606B">
        <w:rPr>
          <w:rFonts w:ascii="Arial" w:hAnsi="Arial" w:cs="Arial"/>
          <w:iCs/>
          <w:spacing w:val="-2"/>
          <w:sz w:val="24"/>
          <w:szCs w:val="24"/>
        </w:rPr>
        <w:t xml:space="preserve">including </w:t>
      </w:r>
      <w:r w:rsidRPr="0013606B">
        <w:rPr>
          <w:rFonts w:ascii="Arial" w:hAnsi="Arial" w:cs="Arial"/>
          <w:iCs/>
          <w:spacing w:val="-2"/>
          <w:sz w:val="24"/>
          <w:szCs w:val="24"/>
        </w:rPr>
        <w:t xml:space="preserve"> building</w:t>
      </w:r>
      <w:proofErr w:type="gramEnd"/>
      <w:r w:rsidRPr="0013606B">
        <w:rPr>
          <w:rFonts w:ascii="Arial" w:hAnsi="Arial" w:cs="Arial"/>
          <w:iCs/>
          <w:spacing w:val="-2"/>
          <w:sz w:val="24"/>
          <w:szCs w:val="24"/>
        </w:rPr>
        <w:t xml:space="preserve"> sign in front of each </w:t>
      </w:r>
      <w:proofErr w:type="gramStart"/>
      <w:r w:rsidRPr="0013606B">
        <w:rPr>
          <w:rFonts w:ascii="Arial" w:hAnsi="Arial" w:cs="Arial"/>
          <w:iCs/>
          <w:spacing w:val="-2"/>
          <w:sz w:val="24"/>
          <w:szCs w:val="24"/>
        </w:rPr>
        <w:t>building,</w:t>
      </w:r>
      <w:r w:rsidR="006A2678" w:rsidRPr="0013606B">
        <w:rPr>
          <w:rFonts w:ascii="Arial" w:hAnsi="Arial" w:cs="Arial"/>
          <w:iCs/>
          <w:spacing w:val="-2"/>
          <w:sz w:val="24"/>
          <w:szCs w:val="24"/>
        </w:rPr>
        <w:t xml:space="preserve">  outdoor</w:t>
      </w:r>
      <w:proofErr w:type="gramEnd"/>
      <w:r w:rsidR="006A2678" w:rsidRPr="0013606B">
        <w:rPr>
          <w:rFonts w:ascii="Arial" w:hAnsi="Arial" w:cs="Arial"/>
          <w:iCs/>
          <w:spacing w:val="-2"/>
          <w:sz w:val="24"/>
          <w:szCs w:val="24"/>
        </w:rPr>
        <w:t xml:space="preserve"> </w:t>
      </w:r>
      <w:r w:rsidRPr="0013606B">
        <w:rPr>
          <w:rFonts w:ascii="Arial" w:hAnsi="Arial" w:cs="Arial"/>
          <w:iCs/>
          <w:spacing w:val="-2"/>
          <w:sz w:val="24"/>
          <w:szCs w:val="24"/>
        </w:rPr>
        <w:t xml:space="preserve">sign every </w:t>
      </w:r>
      <w:proofErr w:type="gramStart"/>
      <w:r w:rsidR="00157E65" w:rsidRPr="0013606B">
        <w:rPr>
          <w:rFonts w:ascii="Arial" w:hAnsi="Arial" w:cs="Arial"/>
          <w:iCs/>
          <w:spacing w:val="-2"/>
          <w:sz w:val="24"/>
          <w:szCs w:val="24"/>
        </w:rPr>
        <w:t xml:space="preserve">zone, </w:t>
      </w:r>
      <w:r w:rsidR="006A2678" w:rsidRPr="0013606B">
        <w:rPr>
          <w:rFonts w:ascii="Arial" w:hAnsi="Arial" w:cs="Arial"/>
          <w:iCs/>
          <w:spacing w:val="-2"/>
          <w:sz w:val="24"/>
          <w:szCs w:val="24"/>
        </w:rPr>
        <w:t xml:space="preserve"> sign</w:t>
      </w:r>
      <w:proofErr w:type="gramEnd"/>
      <w:r w:rsidR="006A2678" w:rsidRPr="0013606B">
        <w:rPr>
          <w:rFonts w:ascii="Arial" w:hAnsi="Arial" w:cs="Arial"/>
          <w:iCs/>
          <w:spacing w:val="-2"/>
          <w:sz w:val="24"/>
          <w:szCs w:val="24"/>
        </w:rPr>
        <w:t xml:space="preserve"> panel or copper plate </w:t>
      </w:r>
      <w:r w:rsidR="00ED75AB" w:rsidRPr="0013606B">
        <w:rPr>
          <w:rFonts w:ascii="Arial" w:hAnsi="Arial" w:cs="Arial"/>
          <w:iCs/>
          <w:spacing w:val="-2"/>
          <w:sz w:val="24"/>
          <w:szCs w:val="24"/>
        </w:rPr>
        <w:t xml:space="preserve">on the main gate </w:t>
      </w:r>
      <w:r w:rsidR="00CE526B" w:rsidRPr="0013606B">
        <w:rPr>
          <w:rFonts w:ascii="Arial" w:hAnsi="Arial" w:cs="Arial"/>
          <w:iCs/>
          <w:spacing w:val="-2"/>
          <w:sz w:val="24"/>
          <w:szCs w:val="24"/>
        </w:rPr>
        <w:t xml:space="preserve">or main entrance </w:t>
      </w:r>
      <w:r w:rsidR="006A2678" w:rsidRPr="0013606B">
        <w:rPr>
          <w:rFonts w:ascii="Arial" w:hAnsi="Arial" w:cs="Arial"/>
          <w:iCs/>
          <w:spacing w:val="-2"/>
          <w:sz w:val="24"/>
          <w:szCs w:val="24"/>
        </w:rPr>
        <w:t>respectively, completion stone</w:t>
      </w:r>
      <w:r w:rsidR="002F08B4" w:rsidRPr="0013606B">
        <w:rPr>
          <w:rFonts w:ascii="Arial" w:hAnsi="Arial" w:cs="Arial"/>
          <w:iCs/>
          <w:spacing w:val="-2"/>
          <w:sz w:val="24"/>
          <w:szCs w:val="24"/>
        </w:rPr>
        <w:t>.</w:t>
      </w:r>
    </w:p>
    <w:p w14:paraId="473013F1" w14:textId="1BB6FEEC" w:rsidR="00ED75AB" w:rsidRPr="0013606B" w:rsidRDefault="002F08B4" w:rsidP="00ED75AB">
      <w:pPr>
        <w:widowControl/>
        <w:numPr>
          <w:ilvl w:val="0"/>
          <w:numId w:val="11"/>
        </w:numPr>
        <w:wordWrap/>
        <w:autoSpaceDE/>
        <w:autoSpaceDN/>
        <w:snapToGrid w:val="0"/>
        <w:spacing w:after="0" w:line="276" w:lineRule="auto"/>
        <w:ind w:left="1134" w:hanging="425"/>
        <w:rPr>
          <w:rFonts w:ascii="Arial" w:hAnsi="Arial" w:cs="Arial"/>
          <w:sz w:val="24"/>
          <w:szCs w:val="24"/>
        </w:rPr>
      </w:pPr>
      <w:r w:rsidRPr="0013606B">
        <w:rPr>
          <w:rFonts w:ascii="Arial" w:hAnsi="Arial" w:cs="Arial"/>
          <w:iCs/>
          <w:spacing w:val="-2"/>
          <w:sz w:val="24"/>
          <w:szCs w:val="24"/>
        </w:rPr>
        <w:t xml:space="preserve">All the signs </w:t>
      </w:r>
      <w:r w:rsidR="006A2678" w:rsidRPr="0013606B">
        <w:rPr>
          <w:rFonts w:ascii="Arial" w:hAnsi="Arial" w:cs="Arial"/>
          <w:iCs/>
          <w:spacing w:val="-2"/>
          <w:sz w:val="24"/>
          <w:szCs w:val="24"/>
        </w:rPr>
        <w:t>every office/room/</w:t>
      </w:r>
      <w:r w:rsidR="00D23EBF" w:rsidRPr="0013606B">
        <w:rPr>
          <w:rFonts w:ascii="Arial" w:hAnsi="Arial" w:cs="Arial"/>
          <w:iCs/>
          <w:spacing w:val="-2"/>
          <w:sz w:val="24"/>
          <w:szCs w:val="24"/>
        </w:rPr>
        <w:t>dormitory/</w:t>
      </w:r>
      <w:r w:rsidR="006A2678" w:rsidRPr="0013606B">
        <w:rPr>
          <w:rFonts w:ascii="Arial" w:hAnsi="Arial" w:cs="Arial"/>
          <w:iCs/>
          <w:spacing w:val="-2"/>
          <w:sz w:val="24"/>
          <w:szCs w:val="24"/>
        </w:rPr>
        <w:t xml:space="preserve">function area inside building </w:t>
      </w:r>
      <w:r w:rsidR="00ED75AB" w:rsidRPr="0013606B">
        <w:rPr>
          <w:rFonts w:ascii="Arial" w:hAnsi="Arial" w:cs="Arial"/>
          <w:sz w:val="24"/>
          <w:szCs w:val="24"/>
        </w:rPr>
        <w:t>shall be installed</w:t>
      </w:r>
      <w:r w:rsidR="00ED75AB" w:rsidRPr="0013606B">
        <w:rPr>
          <w:rFonts w:ascii="Arial" w:hAnsi="Arial" w:cs="Arial"/>
          <w:iCs/>
          <w:spacing w:val="-2"/>
          <w:sz w:val="24"/>
          <w:szCs w:val="24"/>
        </w:rPr>
        <w:t>.</w:t>
      </w:r>
    </w:p>
    <w:p w14:paraId="50557400" w14:textId="77777777" w:rsidR="00BC5D52" w:rsidRPr="0013606B" w:rsidRDefault="00BC5D52" w:rsidP="00ED75AB">
      <w:pPr>
        <w:widowControl/>
        <w:numPr>
          <w:ilvl w:val="0"/>
          <w:numId w:val="11"/>
        </w:numPr>
        <w:wordWrap/>
        <w:autoSpaceDE/>
        <w:autoSpaceDN/>
        <w:snapToGrid w:val="0"/>
        <w:spacing w:after="0" w:line="276" w:lineRule="auto"/>
        <w:ind w:left="1134" w:hanging="425"/>
        <w:rPr>
          <w:rFonts w:ascii="Arial" w:hAnsi="Arial" w:cs="Arial"/>
          <w:sz w:val="24"/>
          <w:szCs w:val="24"/>
        </w:rPr>
      </w:pPr>
      <w:r w:rsidRPr="0013606B">
        <w:rPr>
          <w:rFonts w:ascii="Arial" w:hAnsi="Arial" w:cs="Arial"/>
          <w:sz w:val="24"/>
          <w:szCs w:val="24"/>
        </w:rPr>
        <w:t>Network system for communication shall be provided.</w:t>
      </w:r>
    </w:p>
    <w:p w14:paraId="794FFD63" w14:textId="21734831" w:rsidR="00ED75AB" w:rsidRPr="0013606B" w:rsidRDefault="00ED75AB" w:rsidP="00ED75AB">
      <w:pPr>
        <w:widowControl/>
        <w:numPr>
          <w:ilvl w:val="0"/>
          <w:numId w:val="11"/>
        </w:numPr>
        <w:wordWrap/>
        <w:autoSpaceDE/>
        <w:autoSpaceDN/>
        <w:snapToGrid w:val="0"/>
        <w:spacing w:after="0" w:line="276" w:lineRule="auto"/>
        <w:ind w:left="1134" w:hanging="425"/>
        <w:rPr>
          <w:rFonts w:ascii="Arial" w:hAnsi="Arial" w:cs="Arial"/>
          <w:sz w:val="24"/>
          <w:szCs w:val="24"/>
        </w:rPr>
      </w:pPr>
      <w:r w:rsidRPr="0013606B">
        <w:rPr>
          <w:rFonts w:ascii="Arial" w:hAnsi="Arial" w:cs="Arial"/>
          <w:iCs/>
          <w:spacing w:val="-2"/>
          <w:sz w:val="24"/>
          <w:szCs w:val="24"/>
        </w:rPr>
        <w:t>Stone Monument</w:t>
      </w:r>
      <w:r w:rsidR="002F08B4" w:rsidRPr="0013606B">
        <w:rPr>
          <w:rFonts w:ascii="Arial" w:hAnsi="Arial" w:cs="Arial"/>
          <w:iCs/>
          <w:spacing w:val="-2"/>
          <w:sz w:val="24"/>
          <w:szCs w:val="24"/>
        </w:rPr>
        <w:t xml:space="preserve"> at sit</w:t>
      </w:r>
      <w:r w:rsidR="00D23EBF" w:rsidRPr="0013606B">
        <w:rPr>
          <w:rFonts w:ascii="Arial" w:hAnsi="Arial" w:cs="Arial"/>
          <w:iCs/>
          <w:spacing w:val="-2"/>
          <w:sz w:val="24"/>
          <w:szCs w:val="24"/>
        </w:rPr>
        <w:t>e</w:t>
      </w:r>
      <w:r w:rsidR="002F08B4" w:rsidRPr="0013606B">
        <w:rPr>
          <w:rFonts w:ascii="Arial" w:hAnsi="Arial" w:cs="Arial"/>
          <w:iCs/>
          <w:spacing w:val="-2"/>
          <w:sz w:val="24"/>
          <w:szCs w:val="24"/>
        </w:rPr>
        <w:t xml:space="preserve"> </w:t>
      </w:r>
      <w:r w:rsidRPr="0013606B">
        <w:rPr>
          <w:rFonts w:ascii="Arial" w:hAnsi="Arial" w:cs="Arial"/>
          <w:sz w:val="24"/>
          <w:szCs w:val="24"/>
        </w:rPr>
        <w:t>shall be installed</w:t>
      </w:r>
      <w:r w:rsidRPr="0013606B">
        <w:rPr>
          <w:rFonts w:ascii="Arial" w:hAnsi="Arial" w:cs="Arial"/>
          <w:iCs/>
          <w:spacing w:val="-2"/>
          <w:sz w:val="24"/>
          <w:szCs w:val="24"/>
        </w:rPr>
        <w:t>.</w:t>
      </w:r>
    </w:p>
    <w:p w14:paraId="0CB8B38F" w14:textId="4B4ABC30" w:rsidR="00ED75AB" w:rsidRPr="0013606B" w:rsidRDefault="00ED75AB" w:rsidP="00ED75AB">
      <w:pPr>
        <w:widowControl/>
        <w:numPr>
          <w:ilvl w:val="0"/>
          <w:numId w:val="11"/>
        </w:numPr>
        <w:wordWrap/>
        <w:autoSpaceDE/>
        <w:autoSpaceDN/>
        <w:snapToGrid w:val="0"/>
        <w:spacing w:after="0" w:line="276" w:lineRule="auto"/>
        <w:ind w:left="1134" w:hanging="425"/>
        <w:rPr>
          <w:rFonts w:ascii="Arial" w:hAnsi="Arial" w:cs="Arial"/>
          <w:sz w:val="24"/>
          <w:szCs w:val="24"/>
        </w:rPr>
      </w:pPr>
      <w:r w:rsidRPr="0013606B">
        <w:rPr>
          <w:rFonts w:ascii="Arial" w:hAnsi="Arial" w:cs="Arial"/>
          <w:iCs/>
          <w:spacing w:val="-2"/>
          <w:sz w:val="24"/>
          <w:szCs w:val="24"/>
        </w:rPr>
        <w:t xml:space="preserve">Pavements and curves, </w:t>
      </w:r>
      <w:r w:rsidR="00D23EBF" w:rsidRPr="0013606B">
        <w:rPr>
          <w:rFonts w:ascii="Arial" w:hAnsi="Arial" w:cs="Arial"/>
          <w:iCs/>
          <w:spacing w:val="-2"/>
          <w:sz w:val="24"/>
          <w:szCs w:val="24"/>
        </w:rPr>
        <w:t>l</w:t>
      </w:r>
      <w:r w:rsidRPr="0013606B">
        <w:rPr>
          <w:rFonts w:ascii="Arial" w:hAnsi="Arial" w:cs="Arial"/>
          <w:iCs/>
          <w:spacing w:val="-2"/>
          <w:sz w:val="24"/>
          <w:szCs w:val="24"/>
        </w:rPr>
        <w:t>ower beds, shelter</w:t>
      </w:r>
      <w:r w:rsidR="002F08B4" w:rsidRPr="0013606B">
        <w:rPr>
          <w:rFonts w:ascii="Arial" w:hAnsi="Arial" w:cs="Arial"/>
          <w:iCs/>
          <w:spacing w:val="-2"/>
          <w:sz w:val="24"/>
          <w:szCs w:val="24"/>
        </w:rPr>
        <w:t xml:space="preserve"> </w:t>
      </w:r>
      <w:r w:rsidRPr="0013606B">
        <w:rPr>
          <w:rFonts w:ascii="Arial" w:hAnsi="Arial" w:cs="Arial"/>
          <w:iCs/>
          <w:spacing w:val="-2"/>
          <w:sz w:val="24"/>
          <w:szCs w:val="24"/>
        </w:rPr>
        <w:t>shall be provided.</w:t>
      </w:r>
    </w:p>
    <w:p w14:paraId="24CD1A57" w14:textId="4EC23B37" w:rsidR="00ED75AB" w:rsidRPr="0013606B" w:rsidRDefault="00ED75AB" w:rsidP="00ED75AB">
      <w:pPr>
        <w:widowControl/>
        <w:numPr>
          <w:ilvl w:val="0"/>
          <w:numId w:val="11"/>
        </w:numPr>
        <w:wordWrap/>
        <w:autoSpaceDE/>
        <w:autoSpaceDN/>
        <w:snapToGrid w:val="0"/>
        <w:spacing w:after="0" w:line="276" w:lineRule="auto"/>
        <w:ind w:left="1134" w:hanging="425"/>
        <w:rPr>
          <w:rFonts w:ascii="Arial" w:hAnsi="Arial" w:cs="Arial"/>
          <w:sz w:val="24"/>
          <w:szCs w:val="24"/>
        </w:rPr>
      </w:pPr>
      <w:r w:rsidRPr="0013606B">
        <w:rPr>
          <w:rFonts w:ascii="Arial" w:hAnsi="Arial" w:cs="Arial"/>
          <w:iCs/>
          <w:spacing w:val="-2"/>
          <w:sz w:val="24"/>
          <w:szCs w:val="24"/>
        </w:rPr>
        <w:t xml:space="preserve">A septic tank, rainwater drainage system, </w:t>
      </w:r>
      <w:r w:rsidR="000F7584" w:rsidRPr="0013606B">
        <w:rPr>
          <w:rFonts w:ascii="Arial" w:hAnsi="Arial" w:cs="Arial"/>
          <w:iCs/>
          <w:spacing w:val="-2"/>
          <w:sz w:val="24"/>
          <w:szCs w:val="24"/>
        </w:rPr>
        <w:t xml:space="preserve">wastewater disposal system </w:t>
      </w:r>
      <w:r w:rsidRPr="0013606B">
        <w:rPr>
          <w:rFonts w:ascii="Arial" w:hAnsi="Arial" w:cs="Arial"/>
          <w:iCs/>
          <w:spacing w:val="-2"/>
          <w:sz w:val="24"/>
          <w:szCs w:val="24"/>
        </w:rPr>
        <w:t>shall be installed.</w:t>
      </w:r>
    </w:p>
    <w:p w14:paraId="6B784795" w14:textId="77777777" w:rsidR="00ED75AB" w:rsidRPr="0013606B" w:rsidRDefault="00ED75AB" w:rsidP="00ED75AB">
      <w:pPr>
        <w:widowControl/>
        <w:numPr>
          <w:ilvl w:val="0"/>
          <w:numId w:val="11"/>
        </w:numPr>
        <w:wordWrap/>
        <w:autoSpaceDE/>
        <w:autoSpaceDN/>
        <w:snapToGrid w:val="0"/>
        <w:spacing w:after="0" w:line="276" w:lineRule="auto"/>
        <w:ind w:left="1134" w:hanging="425"/>
        <w:rPr>
          <w:rFonts w:ascii="Arial" w:hAnsi="Arial" w:cs="Arial"/>
          <w:sz w:val="24"/>
          <w:szCs w:val="24"/>
        </w:rPr>
      </w:pPr>
      <w:r w:rsidRPr="0013606B">
        <w:rPr>
          <w:rFonts w:ascii="Arial" w:hAnsi="Arial" w:cs="Arial"/>
          <w:sz w:val="24"/>
          <w:szCs w:val="24"/>
        </w:rPr>
        <w:t>The Consultant shall submit soil survey report to the Construction Manager (or through the Engineer) before starting the structural design and the substructure work of the building.</w:t>
      </w:r>
    </w:p>
    <w:p w14:paraId="005F0004" w14:textId="77777777" w:rsidR="00ED75AB" w:rsidRPr="0013606B" w:rsidRDefault="00ED75AB" w:rsidP="00ED75AB">
      <w:pPr>
        <w:widowControl/>
        <w:numPr>
          <w:ilvl w:val="0"/>
          <w:numId w:val="11"/>
        </w:numPr>
        <w:wordWrap/>
        <w:autoSpaceDE/>
        <w:autoSpaceDN/>
        <w:snapToGrid w:val="0"/>
        <w:spacing w:after="0" w:line="276" w:lineRule="auto"/>
        <w:ind w:left="1134" w:hanging="425"/>
        <w:rPr>
          <w:rFonts w:ascii="Arial" w:hAnsi="Arial" w:cs="Arial"/>
          <w:sz w:val="24"/>
          <w:szCs w:val="24"/>
        </w:rPr>
      </w:pPr>
      <w:r w:rsidRPr="0013606B">
        <w:rPr>
          <w:rFonts w:ascii="Arial" w:hAnsi="Arial" w:cs="Arial"/>
          <w:sz w:val="24"/>
          <w:szCs w:val="24"/>
        </w:rPr>
        <w:t>Provide sidewalks and pedestrian ways paved with concrete bricks.</w:t>
      </w:r>
    </w:p>
    <w:p w14:paraId="579047AF" w14:textId="77777777" w:rsidR="00ED75AB" w:rsidRPr="0013606B" w:rsidRDefault="00ED75AB" w:rsidP="00ED75AB">
      <w:pPr>
        <w:snapToGrid w:val="0"/>
        <w:spacing w:line="360" w:lineRule="auto"/>
        <w:rPr>
          <w:rFonts w:ascii="Arial" w:hAnsi="Arial" w:cs="Arial"/>
          <w:sz w:val="24"/>
          <w:szCs w:val="24"/>
        </w:rPr>
      </w:pPr>
    </w:p>
    <w:p w14:paraId="551AE130" w14:textId="7F1F1357" w:rsidR="00ED75AB" w:rsidRPr="0013606B" w:rsidRDefault="00ED75AB" w:rsidP="00ED75AB">
      <w:pPr>
        <w:snapToGrid w:val="0"/>
        <w:spacing w:line="360" w:lineRule="auto"/>
        <w:rPr>
          <w:rFonts w:ascii="Arial" w:hAnsi="Arial" w:cs="Arial"/>
          <w:b/>
          <w:sz w:val="24"/>
          <w:szCs w:val="24"/>
        </w:rPr>
      </w:pPr>
      <w:r w:rsidRPr="0013606B">
        <w:rPr>
          <w:rFonts w:ascii="Arial" w:hAnsi="Arial" w:cs="Arial"/>
          <w:b/>
          <w:sz w:val="24"/>
          <w:szCs w:val="24"/>
        </w:rPr>
        <w:t xml:space="preserve">Article 3.  Description of </w:t>
      </w:r>
      <w:r w:rsidR="000E4225" w:rsidRPr="0013606B">
        <w:rPr>
          <w:rFonts w:ascii="Arial" w:hAnsi="Arial" w:cs="Arial"/>
          <w:b/>
          <w:sz w:val="24"/>
          <w:szCs w:val="24"/>
        </w:rPr>
        <w:t xml:space="preserve">Author’s </w:t>
      </w:r>
      <w:r w:rsidRPr="0013606B">
        <w:rPr>
          <w:rFonts w:ascii="Arial" w:hAnsi="Arial" w:cs="Arial"/>
          <w:b/>
          <w:sz w:val="24"/>
          <w:szCs w:val="24"/>
        </w:rPr>
        <w:t>Supervision Service</w:t>
      </w:r>
    </w:p>
    <w:p w14:paraId="34C5A8BA" w14:textId="3F701249" w:rsidR="00A159EA" w:rsidRPr="0013606B" w:rsidRDefault="00A159EA" w:rsidP="00A159EA">
      <w:pPr>
        <w:snapToGrid w:val="0"/>
        <w:spacing w:line="360" w:lineRule="auto"/>
        <w:ind w:leftChars="100" w:left="200"/>
        <w:rPr>
          <w:rFonts w:ascii="Arial" w:hAnsi="Arial" w:cs="Arial"/>
          <w:sz w:val="24"/>
          <w:szCs w:val="24"/>
        </w:rPr>
      </w:pPr>
      <w:r w:rsidRPr="0013606B">
        <w:rPr>
          <w:rFonts w:ascii="Arial" w:hAnsi="Arial" w:cs="Arial"/>
          <w:sz w:val="24"/>
          <w:szCs w:val="24"/>
        </w:rPr>
        <w:t>The supervision duties encompass the following responsibilities to ensure that the construction adheres to the intended design, technical standards, and project requirements:</w:t>
      </w:r>
    </w:p>
    <w:p w14:paraId="1DE6B799" w14:textId="56CC7B23" w:rsidR="00A159EA" w:rsidRPr="0013606B" w:rsidRDefault="00A159EA" w:rsidP="00A159EA">
      <w:pPr>
        <w:pStyle w:val="a3"/>
        <w:numPr>
          <w:ilvl w:val="1"/>
          <w:numId w:val="18"/>
        </w:numPr>
        <w:snapToGrid w:val="0"/>
        <w:spacing w:line="360" w:lineRule="auto"/>
        <w:ind w:leftChars="0"/>
        <w:rPr>
          <w:rFonts w:ascii="Arial" w:hAnsi="Arial" w:cs="Arial"/>
          <w:sz w:val="24"/>
          <w:szCs w:val="24"/>
        </w:rPr>
      </w:pPr>
      <w:r w:rsidRPr="0013606B">
        <w:rPr>
          <w:rFonts w:ascii="Arial" w:hAnsi="Arial" w:cs="Arial"/>
          <w:b/>
          <w:bCs/>
          <w:sz w:val="24"/>
          <w:szCs w:val="24"/>
        </w:rPr>
        <w:lastRenderedPageBreak/>
        <w:t>Design Compliance Supervision</w:t>
      </w:r>
    </w:p>
    <w:p w14:paraId="371E1BC2" w14:textId="75593C2F" w:rsidR="00A159EA" w:rsidRPr="0013606B" w:rsidRDefault="00A97443" w:rsidP="00A159EA">
      <w:pPr>
        <w:snapToGrid w:val="0"/>
        <w:spacing w:line="360" w:lineRule="auto"/>
        <w:ind w:left="425"/>
        <w:rPr>
          <w:rFonts w:ascii="Arial" w:hAnsi="Arial" w:cs="Arial"/>
          <w:sz w:val="24"/>
          <w:szCs w:val="24"/>
        </w:rPr>
      </w:pPr>
      <w:r w:rsidRPr="0013606B">
        <w:rPr>
          <w:rFonts w:ascii="Arial" w:hAnsi="Arial" w:cs="Arial"/>
          <w:sz w:val="24"/>
          <w:szCs w:val="24"/>
        </w:rPr>
        <w:t xml:space="preserve">(a) </w:t>
      </w:r>
      <w:r w:rsidR="00A159EA" w:rsidRPr="0013606B">
        <w:rPr>
          <w:rFonts w:ascii="Arial" w:hAnsi="Arial" w:cs="Arial"/>
          <w:sz w:val="24"/>
          <w:szCs w:val="24"/>
        </w:rPr>
        <w:t>Ensure that the construction is carried out in strict accordance with the approved design drawings, specifications, and technical standards.</w:t>
      </w:r>
    </w:p>
    <w:p w14:paraId="191BBDA4" w14:textId="067FE553" w:rsidR="00A159EA" w:rsidRPr="0013606B" w:rsidRDefault="00A97443" w:rsidP="00A159EA">
      <w:pPr>
        <w:snapToGrid w:val="0"/>
        <w:spacing w:line="360" w:lineRule="auto"/>
        <w:ind w:left="425"/>
        <w:rPr>
          <w:rFonts w:ascii="Arial" w:hAnsi="Arial" w:cs="Arial"/>
          <w:sz w:val="24"/>
          <w:szCs w:val="24"/>
        </w:rPr>
      </w:pPr>
      <w:r w:rsidRPr="0013606B">
        <w:rPr>
          <w:rFonts w:ascii="Arial" w:hAnsi="Arial" w:cs="Arial"/>
          <w:sz w:val="24"/>
          <w:szCs w:val="24"/>
        </w:rPr>
        <w:t xml:space="preserve">(b) </w:t>
      </w:r>
      <w:r w:rsidR="00A159EA" w:rsidRPr="0013606B">
        <w:rPr>
          <w:rFonts w:ascii="Arial" w:hAnsi="Arial" w:cs="Arial"/>
          <w:sz w:val="24"/>
          <w:szCs w:val="24"/>
        </w:rPr>
        <w:t>Review and approve any design modifications or adjustments required due to site conditions or unforeseen circumstances.</w:t>
      </w:r>
    </w:p>
    <w:p w14:paraId="58470016" w14:textId="640DB0CD" w:rsidR="00A159EA" w:rsidRPr="0013606B" w:rsidRDefault="00A159EA" w:rsidP="00A159EA">
      <w:pPr>
        <w:snapToGrid w:val="0"/>
        <w:spacing w:line="360" w:lineRule="auto"/>
        <w:ind w:left="425"/>
        <w:rPr>
          <w:rFonts w:ascii="Arial" w:hAnsi="Arial" w:cs="Arial"/>
          <w:sz w:val="24"/>
          <w:szCs w:val="24"/>
        </w:rPr>
      </w:pPr>
      <w:r w:rsidRPr="0013606B">
        <w:rPr>
          <w:rFonts w:ascii="Arial" w:hAnsi="Arial" w:cs="Arial"/>
          <w:b/>
          <w:bCs/>
          <w:sz w:val="24"/>
          <w:szCs w:val="24"/>
        </w:rPr>
        <w:t>3-2. Material and Construction Quality Control</w:t>
      </w:r>
    </w:p>
    <w:p w14:paraId="36DB3F15" w14:textId="4EDCE08F" w:rsidR="00A159EA" w:rsidRPr="0013606B" w:rsidRDefault="00A97443" w:rsidP="00A159EA">
      <w:pPr>
        <w:snapToGrid w:val="0"/>
        <w:spacing w:line="360" w:lineRule="auto"/>
        <w:ind w:left="425"/>
        <w:rPr>
          <w:rFonts w:ascii="Arial" w:hAnsi="Arial" w:cs="Arial"/>
          <w:sz w:val="24"/>
          <w:szCs w:val="24"/>
        </w:rPr>
      </w:pPr>
      <w:r w:rsidRPr="0013606B">
        <w:rPr>
          <w:rFonts w:ascii="Arial" w:hAnsi="Arial" w:cs="Arial"/>
          <w:sz w:val="24"/>
          <w:szCs w:val="24"/>
        </w:rPr>
        <w:t xml:space="preserve">(a) </w:t>
      </w:r>
      <w:r w:rsidR="00A159EA" w:rsidRPr="0013606B">
        <w:rPr>
          <w:rFonts w:ascii="Arial" w:hAnsi="Arial" w:cs="Arial"/>
          <w:sz w:val="24"/>
          <w:szCs w:val="24"/>
        </w:rPr>
        <w:t>Verify that the materials used in construction comply with the specified requirements and quality standards.</w:t>
      </w:r>
    </w:p>
    <w:p w14:paraId="140FE279" w14:textId="221AFF48" w:rsidR="00A159EA" w:rsidRPr="0013606B" w:rsidRDefault="00A97443" w:rsidP="00A159EA">
      <w:pPr>
        <w:snapToGrid w:val="0"/>
        <w:spacing w:line="360" w:lineRule="auto"/>
        <w:ind w:left="425"/>
        <w:rPr>
          <w:rFonts w:ascii="Arial" w:hAnsi="Arial" w:cs="Arial"/>
          <w:sz w:val="24"/>
          <w:szCs w:val="24"/>
        </w:rPr>
      </w:pPr>
      <w:r w:rsidRPr="0013606B">
        <w:rPr>
          <w:rFonts w:ascii="Arial" w:hAnsi="Arial" w:cs="Arial"/>
          <w:sz w:val="24"/>
          <w:szCs w:val="24"/>
        </w:rPr>
        <w:t xml:space="preserve">(b) </w:t>
      </w:r>
      <w:r w:rsidR="00A159EA" w:rsidRPr="0013606B">
        <w:rPr>
          <w:rFonts w:ascii="Arial" w:hAnsi="Arial" w:cs="Arial"/>
          <w:sz w:val="24"/>
          <w:szCs w:val="24"/>
        </w:rPr>
        <w:t>Inspect construction methods and workmanship to ensure alignment with the design intent and industry best practices.</w:t>
      </w:r>
    </w:p>
    <w:p w14:paraId="406FE744" w14:textId="77100EFE" w:rsidR="00A159EA" w:rsidRPr="0013606B" w:rsidRDefault="00A159EA" w:rsidP="00A159EA">
      <w:pPr>
        <w:snapToGrid w:val="0"/>
        <w:spacing w:line="360" w:lineRule="auto"/>
        <w:ind w:left="425"/>
        <w:rPr>
          <w:rFonts w:ascii="Arial" w:hAnsi="Arial" w:cs="Arial"/>
          <w:sz w:val="24"/>
          <w:szCs w:val="24"/>
        </w:rPr>
      </w:pPr>
      <w:r w:rsidRPr="0013606B">
        <w:rPr>
          <w:rFonts w:ascii="Arial" w:hAnsi="Arial" w:cs="Arial"/>
          <w:b/>
          <w:bCs/>
          <w:sz w:val="24"/>
          <w:szCs w:val="24"/>
        </w:rPr>
        <w:t>3-3. Coordination and Technical Support</w:t>
      </w:r>
    </w:p>
    <w:p w14:paraId="2007F518" w14:textId="2AF875D4" w:rsidR="00A159EA" w:rsidRPr="0013606B" w:rsidRDefault="00A97443" w:rsidP="00A159EA">
      <w:pPr>
        <w:snapToGrid w:val="0"/>
        <w:spacing w:line="360" w:lineRule="auto"/>
        <w:ind w:left="425"/>
        <w:rPr>
          <w:rFonts w:ascii="Arial" w:hAnsi="Arial" w:cs="Arial"/>
          <w:sz w:val="24"/>
          <w:szCs w:val="24"/>
        </w:rPr>
      </w:pPr>
      <w:r w:rsidRPr="0013606B">
        <w:rPr>
          <w:rFonts w:ascii="Arial" w:hAnsi="Arial" w:cs="Arial"/>
          <w:sz w:val="24"/>
          <w:szCs w:val="24"/>
        </w:rPr>
        <w:t xml:space="preserve">(a) </w:t>
      </w:r>
      <w:r w:rsidR="00A159EA" w:rsidRPr="0013606B">
        <w:rPr>
          <w:rFonts w:ascii="Arial" w:hAnsi="Arial" w:cs="Arial"/>
          <w:sz w:val="24"/>
          <w:szCs w:val="24"/>
        </w:rPr>
        <w:t>Provide technical guidance and clarification to the construction team regarding design-related issues.</w:t>
      </w:r>
    </w:p>
    <w:p w14:paraId="6C5267F1" w14:textId="2D54FB29" w:rsidR="00A159EA" w:rsidRPr="0013606B" w:rsidRDefault="00A97443" w:rsidP="00A159EA">
      <w:pPr>
        <w:snapToGrid w:val="0"/>
        <w:spacing w:line="360" w:lineRule="auto"/>
        <w:ind w:left="425"/>
        <w:rPr>
          <w:rFonts w:ascii="Arial" w:hAnsi="Arial" w:cs="Arial"/>
          <w:sz w:val="24"/>
          <w:szCs w:val="24"/>
        </w:rPr>
      </w:pPr>
      <w:r w:rsidRPr="0013606B">
        <w:rPr>
          <w:rFonts w:ascii="Arial" w:hAnsi="Arial" w:cs="Arial"/>
          <w:sz w:val="24"/>
          <w:szCs w:val="24"/>
        </w:rPr>
        <w:t xml:space="preserve">(b) </w:t>
      </w:r>
      <w:r w:rsidR="00A159EA" w:rsidRPr="0013606B">
        <w:rPr>
          <w:rFonts w:ascii="Arial" w:hAnsi="Arial" w:cs="Arial"/>
          <w:sz w:val="24"/>
          <w:szCs w:val="24"/>
        </w:rPr>
        <w:t>Collaborate with the project stakeholders, including contractors, engineers, and clients, to resolve any discrepancies between the design and actual site conditions.</w:t>
      </w:r>
    </w:p>
    <w:p w14:paraId="306A7AAB" w14:textId="65222359" w:rsidR="00A159EA" w:rsidRPr="0013606B" w:rsidRDefault="00A159EA" w:rsidP="00A159EA">
      <w:pPr>
        <w:snapToGrid w:val="0"/>
        <w:spacing w:line="360" w:lineRule="auto"/>
        <w:ind w:left="425"/>
        <w:rPr>
          <w:rFonts w:ascii="Arial" w:hAnsi="Arial" w:cs="Arial"/>
          <w:sz w:val="24"/>
          <w:szCs w:val="24"/>
        </w:rPr>
      </w:pPr>
      <w:r w:rsidRPr="0013606B">
        <w:rPr>
          <w:rFonts w:ascii="Arial" w:hAnsi="Arial" w:cs="Arial"/>
          <w:b/>
          <w:bCs/>
          <w:sz w:val="24"/>
          <w:szCs w:val="24"/>
        </w:rPr>
        <w:t>3-4.</w:t>
      </w:r>
      <w:r w:rsidR="00F93BDA" w:rsidRPr="0013606B">
        <w:rPr>
          <w:rFonts w:ascii="Arial" w:hAnsi="Arial" w:cs="Arial"/>
          <w:b/>
          <w:bCs/>
          <w:sz w:val="24"/>
          <w:szCs w:val="24"/>
        </w:rPr>
        <w:t xml:space="preserve"> </w:t>
      </w:r>
      <w:r w:rsidRPr="0013606B">
        <w:rPr>
          <w:rFonts w:ascii="Arial" w:hAnsi="Arial" w:cs="Arial"/>
          <w:b/>
          <w:bCs/>
          <w:sz w:val="24"/>
          <w:szCs w:val="24"/>
        </w:rPr>
        <w:t>Site Inspections and Progress Monitoring</w:t>
      </w:r>
    </w:p>
    <w:p w14:paraId="7FF0BE2B" w14:textId="671D1928" w:rsidR="00A159EA" w:rsidRPr="0013606B" w:rsidRDefault="00F93BDA" w:rsidP="00A159EA">
      <w:pPr>
        <w:snapToGrid w:val="0"/>
        <w:spacing w:line="360" w:lineRule="auto"/>
        <w:ind w:left="425"/>
        <w:rPr>
          <w:rFonts w:ascii="Arial" w:hAnsi="Arial" w:cs="Arial"/>
          <w:sz w:val="24"/>
          <w:szCs w:val="24"/>
        </w:rPr>
      </w:pPr>
      <w:r w:rsidRPr="0013606B">
        <w:rPr>
          <w:rFonts w:ascii="Arial" w:hAnsi="Arial" w:cs="Arial"/>
          <w:sz w:val="24"/>
          <w:szCs w:val="24"/>
        </w:rPr>
        <w:t>(a) Should stay at</w:t>
      </w:r>
      <w:r w:rsidR="00A159EA" w:rsidRPr="0013606B">
        <w:rPr>
          <w:rFonts w:ascii="Arial" w:hAnsi="Arial" w:cs="Arial"/>
          <w:sz w:val="24"/>
          <w:szCs w:val="24"/>
        </w:rPr>
        <w:t xml:space="preserve"> site</w:t>
      </w:r>
      <w:r w:rsidR="00FE7765" w:rsidRPr="0013606B">
        <w:rPr>
          <w:rFonts w:ascii="Arial" w:hAnsi="Arial" w:cs="Arial"/>
          <w:sz w:val="24"/>
          <w:szCs w:val="24"/>
        </w:rPr>
        <w:t xml:space="preserve"> for necessary</w:t>
      </w:r>
      <w:r w:rsidRPr="0013606B">
        <w:rPr>
          <w:rFonts w:ascii="Arial" w:hAnsi="Arial" w:cs="Arial"/>
          <w:sz w:val="24"/>
          <w:szCs w:val="24"/>
        </w:rPr>
        <w:t xml:space="preserve"> period for the construction, in order </w:t>
      </w:r>
      <w:r w:rsidR="00A159EA" w:rsidRPr="0013606B">
        <w:rPr>
          <w:rFonts w:ascii="Arial" w:hAnsi="Arial" w:cs="Arial"/>
          <w:sz w:val="24"/>
          <w:szCs w:val="24"/>
        </w:rPr>
        <w:t xml:space="preserve">to monitor construction progress and </w:t>
      </w:r>
      <w:r w:rsidRPr="0013606B">
        <w:rPr>
          <w:rFonts w:ascii="Arial" w:hAnsi="Arial" w:cs="Arial"/>
          <w:sz w:val="24"/>
          <w:szCs w:val="24"/>
        </w:rPr>
        <w:t xml:space="preserve">inspect &amp; </w:t>
      </w:r>
      <w:r w:rsidR="00A159EA" w:rsidRPr="0013606B">
        <w:rPr>
          <w:rFonts w:ascii="Arial" w:hAnsi="Arial" w:cs="Arial"/>
          <w:sz w:val="24"/>
          <w:szCs w:val="24"/>
        </w:rPr>
        <w:t>assess compliance with the design specifications.</w:t>
      </w:r>
    </w:p>
    <w:p w14:paraId="51BC85D6" w14:textId="0A4734C2" w:rsidR="00A159EA" w:rsidRPr="0013606B" w:rsidRDefault="00A97443" w:rsidP="00A159EA">
      <w:pPr>
        <w:snapToGrid w:val="0"/>
        <w:spacing w:line="360" w:lineRule="auto"/>
        <w:ind w:left="425"/>
        <w:rPr>
          <w:rFonts w:ascii="Arial" w:hAnsi="Arial" w:cs="Arial"/>
          <w:sz w:val="24"/>
          <w:szCs w:val="24"/>
        </w:rPr>
      </w:pPr>
      <w:r w:rsidRPr="0013606B">
        <w:rPr>
          <w:rFonts w:ascii="Arial" w:hAnsi="Arial" w:cs="Arial"/>
          <w:sz w:val="24"/>
          <w:szCs w:val="24"/>
        </w:rPr>
        <w:t xml:space="preserve">(b) </w:t>
      </w:r>
      <w:r w:rsidR="00A159EA" w:rsidRPr="0013606B">
        <w:rPr>
          <w:rFonts w:ascii="Arial" w:hAnsi="Arial" w:cs="Arial"/>
          <w:sz w:val="24"/>
          <w:szCs w:val="24"/>
        </w:rPr>
        <w:t>Document findings, recommend corrective actions if necessary, and report to relevant parties.</w:t>
      </w:r>
    </w:p>
    <w:p w14:paraId="4867334A" w14:textId="0A130976" w:rsidR="00A159EA" w:rsidRPr="0013606B" w:rsidRDefault="00A159EA" w:rsidP="00A159EA">
      <w:pPr>
        <w:pStyle w:val="a3"/>
        <w:numPr>
          <w:ilvl w:val="1"/>
          <w:numId w:val="19"/>
        </w:numPr>
        <w:snapToGrid w:val="0"/>
        <w:spacing w:line="360" w:lineRule="auto"/>
        <w:ind w:leftChars="0"/>
        <w:rPr>
          <w:rFonts w:ascii="Arial" w:hAnsi="Arial" w:cs="Arial"/>
          <w:sz w:val="24"/>
          <w:szCs w:val="24"/>
        </w:rPr>
      </w:pPr>
      <w:r w:rsidRPr="0013606B">
        <w:rPr>
          <w:rFonts w:ascii="Arial" w:hAnsi="Arial" w:cs="Arial"/>
          <w:b/>
          <w:bCs/>
          <w:sz w:val="24"/>
          <w:szCs w:val="24"/>
        </w:rPr>
        <w:t>Approval of Design-Related Changes</w:t>
      </w:r>
    </w:p>
    <w:p w14:paraId="3A2781D6" w14:textId="3DCF030E" w:rsidR="00A159EA" w:rsidRPr="0013606B" w:rsidRDefault="00A97443" w:rsidP="00A159EA">
      <w:pPr>
        <w:snapToGrid w:val="0"/>
        <w:spacing w:line="360" w:lineRule="auto"/>
        <w:ind w:left="425"/>
        <w:rPr>
          <w:rFonts w:ascii="Arial" w:hAnsi="Arial" w:cs="Arial"/>
          <w:sz w:val="24"/>
          <w:szCs w:val="24"/>
        </w:rPr>
      </w:pPr>
      <w:r w:rsidRPr="0013606B">
        <w:rPr>
          <w:rFonts w:ascii="Arial" w:hAnsi="Arial" w:cs="Arial"/>
          <w:sz w:val="24"/>
          <w:szCs w:val="24"/>
        </w:rPr>
        <w:t xml:space="preserve">(a) </w:t>
      </w:r>
      <w:r w:rsidR="00A159EA" w:rsidRPr="0013606B">
        <w:rPr>
          <w:rFonts w:ascii="Arial" w:hAnsi="Arial" w:cs="Arial"/>
          <w:sz w:val="24"/>
          <w:szCs w:val="24"/>
        </w:rPr>
        <w:t>Evaluate and approve any proposed design changes, ensuring they align with the overall project objectives and quality standards.</w:t>
      </w:r>
    </w:p>
    <w:p w14:paraId="18ACD46C" w14:textId="7B7BA746" w:rsidR="00A159EA" w:rsidRPr="0013606B" w:rsidRDefault="00A97443" w:rsidP="00A159EA">
      <w:pPr>
        <w:snapToGrid w:val="0"/>
        <w:spacing w:line="360" w:lineRule="auto"/>
        <w:ind w:left="425"/>
        <w:rPr>
          <w:rFonts w:ascii="Arial" w:hAnsi="Arial" w:cs="Arial"/>
          <w:sz w:val="24"/>
          <w:szCs w:val="24"/>
        </w:rPr>
      </w:pPr>
      <w:r w:rsidRPr="0013606B">
        <w:rPr>
          <w:rFonts w:ascii="Arial" w:hAnsi="Arial" w:cs="Arial"/>
          <w:sz w:val="24"/>
          <w:szCs w:val="24"/>
        </w:rPr>
        <w:t xml:space="preserve">(b) </w:t>
      </w:r>
      <w:r w:rsidR="00A159EA" w:rsidRPr="0013606B">
        <w:rPr>
          <w:rFonts w:ascii="Arial" w:hAnsi="Arial" w:cs="Arial"/>
          <w:sz w:val="24"/>
          <w:szCs w:val="24"/>
        </w:rPr>
        <w:t>Assess the impact of modifications on structural integrity, functionality, sustainability, and cost-effectiveness.</w:t>
      </w:r>
    </w:p>
    <w:p w14:paraId="395DF95E" w14:textId="2DE0D809" w:rsidR="00A159EA" w:rsidRPr="0013606B" w:rsidRDefault="00A159EA" w:rsidP="00A159EA">
      <w:pPr>
        <w:snapToGrid w:val="0"/>
        <w:spacing w:line="360" w:lineRule="auto"/>
        <w:ind w:left="425"/>
        <w:rPr>
          <w:rFonts w:ascii="Arial" w:hAnsi="Arial" w:cs="Arial"/>
          <w:sz w:val="24"/>
          <w:szCs w:val="24"/>
        </w:rPr>
      </w:pPr>
      <w:r w:rsidRPr="0013606B">
        <w:rPr>
          <w:rFonts w:ascii="Arial" w:hAnsi="Arial" w:cs="Arial"/>
          <w:b/>
          <w:bCs/>
          <w:sz w:val="24"/>
          <w:szCs w:val="24"/>
        </w:rPr>
        <w:lastRenderedPageBreak/>
        <w:t>3-6. Final Inspection and Handover</w:t>
      </w:r>
    </w:p>
    <w:p w14:paraId="65346596" w14:textId="13C3DEF1" w:rsidR="00A159EA" w:rsidRPr="0013606B" w:rsidRDefault="00A97443" w:rsidP="00A159EA">
      <w:pPr>
        <w:snapToGrid w:val="0"/>
        <w:spacing w:line="360" w:lineRule="auto"/>
        <w:ind w:left="425"/>
        <w:rPr>
          <w:rFonts w:ascii="Arial" w:hAnsi="Arial" w:cs="Arial"/>
          <w:sz w:val="24"/>
          <w:szCs w:val="24"/>
        </w:rPr>
      </w:pPr>
      <w:r w:rsidRPr="0013606B">
        <w:rPr>
          <w:rFonts w:ascii="Arial" w:hAnsi="Arial" w:cs="Arial"/>
          <w:sz w:val="24"/>
          <w:szCs w:val="24"/>
        </w:rPr>
        <w:t xml:space="preserve">(a) </w:t>
      </w:r>
      <w:r w:rsidR="00F93BDA" w:rsidRPr="0013606B">
        <w:rPr>
          <w:rFonts w:ascii="Arial" w:hAnsi="Arial" w:cs="Arial"/>
          <w:sz w:val="24"/>
          <w:szCs w:val="24"/>
        </w:rPr>
        <w:t xml:space="preserve">Conduct (as per the instruction from KOICA(CM) </w:t>
      </w:r>
      <w:r w:rsidR="00A159EA" w:rsidRPr="0013606B">
        <w:rPr>
          <w:rFonts w:ascii="Arial" w:hAnsi="Arial" w:cs="Arial"/>
          <w:sz w:val="24"/>
          <w:szCs w:val="24"/>
        </w:rPr>
        <w:t>final inspections to verify that the completed structure aligns with the original design intent.</w:t>
      </w:r>
    </w:p>
    <w:p w14:paraId="262A0E8D" w14:textId="2AB4F440" w:rsidR="00A159EA" w:rsidRPr="0013606B" w:rsidRDefault="00A97443" w:rsidP="00A159EA">
      <w:pPr>
        <w:snapToGrid w:val="0"/>
        <w:spacing w:line="360" w:lineRule="auto"/>
        <w:ind w:left="425"/>
        <w:rPr>
          <w:rFonts w:ascii="Arial" w:hAnsi="Arial" w:cs="Arial"/>
          <w:sz w:val="24"/>
          <w:szCs w:val="24"/>
        </w:rPr>
      </w:pPr>
      <w:r w:rsidRPr="0013606B">
        <w:rPr>
          <w:rFonts w:ascii="Arial" w:hAnsi="Arial" w:cs="Arial"/>
          <w:sz w:val="24"/>
          <w:szCs w:val="24"/>
        </w:rPr>
        <w:t xml:space="preserve">(b) </w:t>
      </w:r>
      <w:r w:rsidR="00A159EA" w:rsidRPr="0013606B">
        <w:rPr>
          <w:rFonts w:ascii="Arial" w:hAnsi="Arial" w:cs="Arial"/>
          <w:sz w:val="24"/>
          <w:szCs w:val="24"/>
        </w:rPr>
        <w:t>Assist in the handover process, ensuring that all design-related documentation and as-built drawings are accurately completed.</w:t>
      </w:r>
    </w:p>
    <w:p w14:paraId="613B228E" w14:textId="77777777" w:rsidR="00A159EA" w:rsidRPr="0013606B" w:rsidRDefault="00A159EA" w:rsidP="00A97443">
      <w:pPr>
        <w:snapToGrid w:val="0"/>
        <w:spacing w:line="360" w:lineRule="auto"/>
        <w:rPr>
          <w:rFonts w:ascii="Arial" w:hAnsi="Arial" w:cs="Arial"/>
          <w:sz w:val="24"/>
          <w:szCs w:val="24"/>
        </w:rPr>
      </w:pPr>
    </w:p>
    <w:p w14:paraId="367CEFA5" w14:textId="4381AF9E" w:rsidR="00A159EA" w:rsidRPr="0013606B" w:rsidRDefault="00A159EA" w:rsidP="00A97443">
      <w:pPr>
        <w:snapToGrid w:val="0"/>
        <w:spacing w:line="360" w:lineRule="auto"/>
        <w:ind w:firstLineChars="177" w:firstLine="425"/>
        <w:rPr>
          <w:rFonts w:ascii="Arial" w:hAnsi="Arial" w:cs="Arial"/>
          <w:sz w:val="24"/>
          <w:szCs w:val="24"/>
        </w:rPr>
      </w:pPr>
      <w:r w:rsidRPr="0013606B">
        <w:rPr>
          <w:rFonts w:ascii="Arial" w:hAnsi="Arial" w:cs="Arial"/>
          <w:sz w:val="24"/>
          <w:szCs w:val="24"/>
        </w:rPr>
        <w:t>This scope of work ensures that the integrity of the original design is maintained throughout the construction process while addressing any necessary adaptations or refinements.</w:t>
      </w:r>
    </w:p>
    <w:p w14:paraId="75AB662E" w14:textId="0ED78CA3" w:rsidR="00ED75AB" w:rsidRPr="0013606B" w:rsidRDefault="00ED75AB" w:rsidP="00A97443">
      <w:pPr>
        <w:snapToGrid w:val="0"/>
        <w:spacing w:line="360" w:lineRule="auto"/>
        <w:ind w:firstLineChars="177" w:firstLine="425"/>
        <w:rPr>
          <w:rFonts w:ascii="Arial" w:hAnsi="Arial" w:cs="Arial"/>
          <w:sz w:val="24"/>
          <w:szCs w:val="24"/>
        </w:rPr>
      </w:pPr>
      <w:r w:rsidRPr="0013606B">
        <w:rPr>
          <w:rFonts w:ascii="Arial" w:hAnsi="Arial" w:cs="Arial"/>
          <w:sz w:val="24"/>
          <w:szCs w:val="24"/>
        </w:rPr>
        <w:t xml:space="preserve"> </w:t>
      </w:r>
      <w:r w:rsidR="00A97443" w:rsidRPr="0013606B">
        <w:rPr>
          <w:rFonts w:ascii="Arial" w:hAnsi="Arial" w:cs="Arial"/>
          <w:sz w:val="24"/>
          <w:szCs w:val="24"/>
        </w:rPr>
        <w:t xml:space="preserve"> </w:t>
      </w:r>
      <w:r w:rsidR="000F7584" w:rsidRPr="0013606B">
        <w:rPr>
          <w:rFonts w:ascii="Arial" w:hAnsi="Arial" w:cs="Arial"/>
          <w:sz w:val="24"/>
          <w:szCs w:val="24"/>
        </w:rPr>
        <w:t xml:space="preserve">The Service should include </w:t>
      </w:r>
      <w:r w:rsidR="00FE7765" w:rsidRPr="0013606B">
        <w:rPr>
          <w:rFonts w:ascii="Arial" w:hAnsi="Arial" w:cs="Arial"/>
          <w:sz w:val="24"/>
          <w:szCs w:val="24"/>
        </w:rPr>
        <w:t>Author</w:t>
      </w:r>
      <w:r w:rsidR="00D710AA" w:rsidRPr="0013606B">
        <w:rPr>
          <w:rFonts w:ascii="Arial" w:hAnsi="Arial" w:cs="Arial"/>
          <w:sz w:val="24"/>
          <w:szCs w:val="24"/>
        </w:rPr>
        <w:t>’s</w:t>
      </w:r>
      <w:r w:rsidRPr="0013606B">
        <w:rPr>
          <w:rFonts w:ascii="Arial" w:hAnsi="Arial" w:cs="Arial"/>
          <w:sz w:val="24"/>
          <w:szCs w:val="24"/>
        </w:rPr>
        <w:t xml:space="preserve"> Supervision Scope of services </w:t>
      </w:r>
      <w:r w:rsidR="000F7584" w:rsidRPr="0013606B">
        <w:rPr>
          <w:rFonts w:ascii="Arial" w:hAnsi="Arial" w:cs="Arial"/>
          <w:sz w:val="24"/>
          <w:szCs w:val="24"/>
        </w:rPr>
        <w:t xml:space="preserve">according to the local </w:t>
      </w:r>
      <w:r w:rsidR="00A97443" w:rsidRPr="0013606B">
        <w:rPr>
          <w:rFonts w:ascii="Arial" w:hAnsi="Arial" w:cs="Arial"/>
          <w:sz w:val="24"/>
          <w:szCs w:val="24"/>
        </w:rPr>
        <w:t>law and t</w:t>
      </w:r>
      <w:r w:rsidRPr="0013606B">
        <w:rPr>
          <w:rFonts w:ascii="Arial" w:hAnsi="Arial" w:cs="Arial"/>
          <w:sz w:val="24"/>
          <w:szCs w:val="24"/>
        </w:rPr>
        <w:t xml:space="preserve">he </w:t>
      </w:r>
      <w:r w:rsidR="000F7584" w:rsidRPr="0013606B">
        <w:rPr>
          <w:rFonts w:ascii="Arial" w:hAnsi="Arial" w:cs="Arial"/>
          <w:sz w:val="24"/>
          <w:szCs w:val="24"/>
        </w:rPr>
        <w:t>appropriate</w:t>
      </w:r>
      <w:r w:rsidRPr="0013606B">
        <w:rPr>
          <w:rFonts w:ascii="Arial" w:hAnsi="Arial" w:cs="Arial"/>
          <w:sz w:val="24"/>
          <w:szCs w:val="24"/>
        </w:rPr>
        <w:t xml:space="preserve"> number of staff </w:t>
      </w:r>
      <w:r w:rsidR="00A97443" w:rsidRPr="0013606B">
        <w:rPr>
          <w:rFonts w:ascii="Arial" w:hAnsi="Arial" w:cs="Arial"/>
          <w:sz w:val="24"/>
          <w:szCs w:val="24"/>
        </w:rPr>
        <w:t>should</w:t>
      </w:r>
      <w:r w:rsidRPr="0013606B">
        <w:rPr>
          <w:rFonts w:ascii="Arial" w:hAnsi="Arial" w:cs="Arial"/>
          <w:sz w:val="24"/>
          <w:szCs w:val="24"/>
        </w:rPr>
        <w:t xml:space="preserve"> be</w:t>
      </w:r>
      <w:r w:rsidR="0070378E" w:rsidRPr="0013606B">
        <w:rPr>
          <w:rFonts w:ascii="Arial" w:hAnsi="Arial" w:cs="Arial"/>
          <w:sz w:val="24"/>
          <w:szCs w:val="24"/>
        </w:rPr>
        <w:t xml:space="preserve"> assigned and allocated for the</w:t>
      </w:r>
      <w:r w:rsidR="000F7584" w:rsidRPr="0013606B">
        <w:rPr>
          <w:rFonts w:ascii="Arial" w:hAnsi="Arial" w:cs="Arial"/>
          <w:sz w:val="24"/>
          <w:szCs w:val="24"/>
        </w:rPr>
        <w:t xml:space="preserve"> </w:t>
      </w:r>
      <w:r w:rsidRPr="0013606B">
        <w:rPr>
          <w:rFonts w:ascii="Arial" w:hAnsi="Arial" w:cs="Arial"/>
          <w:sz w:val="24"/>
          <w:szCs w:val="24"/>
        </w:rPr>
        <w:t xml:space="preserve">supervision </w:t>
      </w:r>
      <w:r w:rsidR="00F93BDA" w:rsidRPr="0013606B">
        <w:rPr>
          <w:rFonts w:ascii="Arial" w:hAnsi="Arial" w:cs="Arial"/>
          <w:sz w:val="24"/>
          <w:szCs w:val="24"/>
        </w:rPr>
        <w:t xml:space="preserve">across all disciplines </w:t>
      </w:r>
      <w:r w:rsidRPr="0013606B">
        <w:rPr>
          <w:rFonts w:ascii="Arial" w:hAnsi="Arial" w:cs="Arial"/>
          <w:sz w:val="24"/>
          <w:szCs w:val="24"/>
        </w:rPr>
        <w:t xml:space="preserve">during the construction period. </w:t>
      </w:r>
    </w:p>
    <w:p w14:paraId="347EF12A" w14:textId="42100874" w:rsidR="0070378E" w:rsidRPr="0013606B" w:rsidRDefault="0070378E" w:rsidP="0070378E">
      <w:pPr>
        <w:snapToGrid w:val="0"/>
        <w:spacing w:line="360" w:lineRule="auto"/>
        <w:ind w:firstLineChars="277" w:firstLine="665"/>
        <w:rPr>
          <w:rFonts w:ascii="Arial" w:hAnsi="Arial" w:cs="Arial"/>
          <w:sz w:val="24"/>
          <w:szCs w:val="24"/>
        </w:rPr>
      </w:pPr>
      <w:r w:rsidRPr="0013606B">
        <w:rPr>
          <w:rFonts w:ascii="Arial" w:hAnsi="Arial" w:cs="Arial"/>
          <w:sz w:val="24"/>
          <w:szCs w:val="24"/>
        </w:rPr>
        <w:t>If the construction period is extended, the author’s supervision period shall be extended accordingly, and the Consultant shall not be entitled to claim any increase in the contract price.</w:t>
      </w:r>
    </w:p>
    <w:p w14:paraId="7DA1A50D" w14:textId="5B972F1E" w:rsidR="003B1A5C" w:rsidRPr="0013606B" w:rsidRDefault="003B1A5C" w:rsidP="0070378E">
      <w:pPr>
        <w:snapToGrid w:val="0"/>
        <w:spacing w:line="360" w:lineRule="auto"/>
        <w:ind w:firstLineChars="277" w:firstLine="665"/>
        <w:rPr>
          <w:rFonts w:ascii="Arial" w:hAnsi="Arial" w:cs="Arial"/>
          <w:sz w:val="24"/>
          <w:szCs w:val="24"/>
        </w:rPr>
      </w:pPr>
      <w:r w:rsidRPr="0013606B">
        <w:rPr>
          <w:rFonts w:ascii="Arial" w:eastAsia="Arial Unicode MS" w:hAnsi="Arial" w:cs="Arial"/>
          <w:sz w:val="24"/>
          <w:szCs w:val="24"/>
        </w:rPr>
        <w:t xml:space="preserve">The Service include but not limited to the technical review on the priced detailed </w:t>
      </w:r>
      <w:proofErr w:type="spellStart"/>
      <w:r w:rsidRPr="0013606B">
        <w:rPr>
          <w:rFonts w:ascii="Arial" w:eastAsia="Arial Unicode MS" w:hAnsi="Arial" w:cs="Arial"/>
          <w:sz w:val="24"/>
          <w:szCs w:val="24"/>
        </w:rPr>
        <w:t>BoQ</w:t>
      </w:r>
      <w:proofErr w:type="spellEnd"/>
      <w:r w:rsidRPr="0013606B">
        <w:rPr>
          <w:rFonts w:ascii="Arial" w:eastAsia="Arial Unicode MS" w:hAnsi="Arial" w:cs="Arial"/>
          <w:sz w:val="24"/>
          <w:szCs w:val="24"/>
        </w:rPr>
        <w:t xml:space="preserve"> proposed by a successful bidder for the construction contract as a part of the bidding support for selecting the construction contractor.</w:t>
      </w:r>
    </w:p>
    <w:p w14:paraId="1D52C223" w14:textId="69B7B404" w:rsidR="00ED75AB" w:rsidRPr="0013606B" w:rsidRDefault="00A97443" w:rsidP="00ED75AB">
      <w:pPr>
        <w:adjustRightInd w:val="0"/>
        <w:snapToGrid w:val="0"/>
        <w:spacing w:line="276" w:lineRule="auto"/>
        <w:ind w:left="708" w:hangingChars="295" w:hanging="708"/>
        <w:rPr>
          <w:rFonts w:ascii="Arial" w:hAnsi="Arial" w:cs="Arial"/>
          <w:sz w:val="24"/>
          <w:szCs w:val="24"/>
        </w:rPr>
      </w:pPr>
      <w:r w:rsidRPr="0013606B">
        <w:rPr>
          <w:rFonts w:ascii="Arial" w:hAnsi="Arial" w:cs="Arial"/>
          <w:sz w:val="24"/>
          <w:szCs w:val="24"/>
        </w:rPr>
        <w:t>&lt;End&gt;</w:t>
      </w:r>
    </w:p>
    <w:sectPr w:rsidR="00ED75AB" w:rsidRPr="0013606B">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72114" w14:textId="77777777" w:rsidR="00FA2856" w:rsidRDefault="00FA2856" w:rsidP="00D870A1">
      <w:pPr>
        <w:spacing w:after="0" w:line="240" w:lineRule="auto"/>
      </w:pPr>
      <w:r>
        <w:separator/>
      </w:r>
    </w:p>
  </w:endnote>
  <w:endnote w:type="continuationSeparator" w:id="0">
    <w:p w14:paraId="4FBC0654" w14:textId="77777777" w:rsidR="00FA2856" w:rsidRDefault="00FA2856" w:rsidP="00D87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yhwpEQ">
    <w:panose1 w:val="02030600000101010101"/>
    <w:charset w:val="81"/>
    <w:family w:val="roman"/>
    <w:pitch w:val="variable"/>
    <w:sig w:usb0="800002A7" w:usb1="39D77CF9" w:usb2="00000010" w:usb3="00000000" w:csb0="00080000" w:csb1="00000000"/>
  </w:font>
  <w:font w:name="Candara">
    <w:panose1 w:val="020E0502030303020204"/>
    <w:charset w:val="CC"/>
    <w:family w:val="swiss"/>
    <w:pitch w:val="variable"/>
    <w:sig w:usb0="A00002EF" w:usb1="4000A44B"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Unicode MS">
    <w:altName w:val="Yu Gothic"/>
    <w:panose1 w:val="020B0604020202020204"/>
    <w:charset w:val="00"/>
    <w:family w:val="roman"/>
    <w:notTrueType/>
    <w:pitch w:val="variable"/>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 w:name="휴먼고딕">
    <w:panose1 w:val="02010504000101010101"/>
    <w:charset w:val="81"/>
    <w:family w:val="auto"/>
    <w:pitch w:val="variable"/>
    <w:sig w:usb0="800002A7" w:usb1="19D77CFB" w:usb2="00000010" w:usb3="00000000" w:csb0="00080000" w:csb1="00000000"/>
  </w:font>
  <w:font w:name="Arial">
    <w:panose1 w:val="020B0604020202020204"/>
    <w:charset w:val="00"/>
    <w:family w:val="swiss"/>
    <w:pitch w:val="variable"/>
    <w:sig w:usb0="E0002EFF" w:usb1="C000785B" w:usb2="00000009" w:usb3="00000000" w:csb0="000001FF" w:csb1="00000000"/>
  </w:font>
  <w:font w:name="ÇÑÄÄ¹ÙÅÁ">
    <w:panose1 w:val="00000000000000000000"/>
    <w:charset w:val="00"/>
    <w:family w:val="auto"/>
    <w:notTrueType/>
    <w:pitch w:val="default"/>
    <w:sig w:usb0="00000003" w:usb1="00000000" w:usb2="00000000" w:usb3="00000000" w:csb0="00000001" w:csb1="00000000"/>
  </w:font>
  <w:font w:name="휴먼명조">
    <w:altName w:val="Malgun Gothic"/>
    <w:panose1 w:val="02010504000101010101"/>
    <w:charset w:val="81"/>
    <w:family w:val="auto"/>
    <w:pitch w:val="variable"/>
    <w:sig w:usb0="800002A7" w:usb1="19D77CFB" w:usb2="00000010" w:usb3="00000000" w:csb0="00080000" w:csb1="00000000"/>
  </w:font>
  <w:font w:name="Dotum">
    <w:altName w:val="돋움"/>
    <w:panose1 w:val="020B0600000101010101"/>
    <w:charset w:val="81"/>
    <w:family w:val="swiss"/>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A2AC5" w14:textId="77777777" w:rsidR="00FA2856" w:rsidRDefault="00FA2856" w:rsidP="00D870A1">
      <w:pPr>
        <w:spacing w:after="0" w:line="240" w:lineRule="auto"/>
      </w:pPr>
      <w:r>
        <w:separator/>
      </w:r>
    </w:p>
  </w:footnote>
  <w:footnote w:type="continuationSeparator" w:id="0">
    <w:p w14:paraId="62F9C129" w14:textId="77777777" w:rsidR="00FA2856" w:rsidRDefault="00FA2856" w:rsidP="00D870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A4D2F"/>
    <w:multiLevelType w:val="hybridMultilevel"/>
    <w:tmpl w:val="79145B96"/>
    <w:lvl w:ilvl="0" w:tplc="95541CC0">
      <w:start w:val="1"/>
      <w:numFmt w:val="lowerLetter"/>
      <w:pStyle w:val="o"/>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 w15:restartNumberingAfterBreak="0">
    <w:nsid w:val="0AA50CAF"/>
    <w:multiLevelType w:val="multilevel"/>
    <w:tmpl w:val="3B7A3BA4"/>
    <w:lvl w:ilvl="0">
      <w:start w:val="1"/>
      <w:numFmt w:val="decimal"/>
      <w:lvlText w:val="%1."/>
      <w:lvlJc w:val="left"/>
      <w:pPr>
        <w:ind w:left="760" w:hanging="360"/>
      </w:pPr>
      <w:rPr>
        <w:rFonts w:hint="default"/>
      </w:rPr>
    </w:lvl>
    <w:lvl w:ilvl="1">
      <w:start w:val="1"/>
      <w:numFmt w:val="decimal"/>
      <w:isLgl/>
      <w:lvlText w:val="%1.%2."/>
      <w:lvlJc w:val="left"/>
      <w:pPr>
        <w:ind w:left="1120" w:hanging="720"/>
      </w:pPr>
      <w:rPr>
        <w:rFonts w:hint="default"/>
        <w:sz w:val="28"/>
        <w:szCs w:val="28"/>
      </w:rPr>
    </w:lvl>
    <w:lvl w:ilvl="2">
      <w:start w:val="1"/>
      <w:numFmt w:val="decimal"/>
      <w:isLgl/>
      <w:lvlText w:val="%1.%2.%3."/>
      <w:lvlJc w:val="left"/>
      <w:pPr>
        <w:ind w:left="1120" w:hanging="720"/>
      </w:pPr>
      <w:rPr>
        <w:rFonts w:hint="default"/>
      </w:rPr>
    </w:lvl>
    <w:lvl w:ilvl="3">
      <w:start w:val="1"/>
      <w:numFmt w:val="decimal"/>
      <w:isLgl/>
      <w:lvlText w:val="%1.%2.%3.%4."/>
      <w:lvlJc w:val="left"/>
      <w:pPr>
        <w:ind w:left="1480" w:hanging="1080"/>
      </w:pPr>
      <w:rPr>
        <w:rFonts w:hint="default"/>
      </w:rPr>
    </w:lvl>
    <w:lvl w:ilvl="4">
      <w:start w:val="1"/>
      <w:numFmt w:val="decimal"/>
      <w:isLgl/>
      <w:lvlText w:val="%1.%2.%3.%4.%5."/>
      <w:lvlJc w:val="left"/>
      <w:pPr>
        <w:ind w:left="1480" w:hanging="1080"/>
      </w:pPr>
      <w:rPr>
        <w:rFonts w:hint="default"/>
      </w:rPr>
    </w:lvl>
    <w:lvl w:ilvl="5">
      <w:start w:val="1"/>
      <w:numFmt w:val="decimal"/>
      <w:isLgl/>
      <w:lvlText w:val="%1.%2.%3.%4.%5.%6."/>
      <w:lvlJc w:val="left"/>
      <w:pPr>
        <w:ind w:left="1840" w:hanging="1440"/>
      </w:pPr>
      <w:rPr>
        <w:rFonts w:hint="default"/>
      </w:rPr>
    </w:lvl>
    <w:lvl w:ilvl="6">
      <w:start w:val="1"/>
      <w:numFmt w:val="decimal"/>
      <w:isLgl/>
      <w:lvlText w:val="%1.%2.%3.%4.%5.%6.%7."/>
      <w:lvlJc w:val="left"/>
      <w:pPr>
        <w:ind w:left="2200" w:hanging="1800"/>
      </w:pPr>
      <w:rPr>
        <w:rFonts w:hint="default"/>
      </w:rPr>
    </w:lvl>
    <w:lvl w:ilvl="7">
      <w:start w:val="1"/>
      <w:numFmt w:val="decimal"/>
      <w:isLgl/>
      <w:lvlText w:val="%1.%2.%3.%4.%5.%6.%7.%8."/>
      <w:lvlJc w:val="left"/>
      <w:pPr>
        <w:ind w:left="2200" w:hanging="1800"/>
      </w:pPr>
      <w:rPr>
        <w:rFonts w:hint="default"/>
      </w:rPr>
    </w:lvl>
    <w:lvl w:ilvl="8">
      <w:start w:val="1"/>
      <w:numFmt w:val="decimal"/>
      <w:isLgl/>
      <w:lvlText w:val="%1.%2.%3.%4.%5.%6.%7.%8.%9."/>
      <w:lvlJc w:val="left"/>
      <w:pPr>
        <w:ind w:left="2560" w:hanging="2160"/>
      </w:pPr>
      <w:rPr>
        <w:rFonts w:hint="default"/>
      </w:rPr>
    </w:lvl>
  </w:abstractNum>
  <w:abstractNum w:abstractNumId="2" w15:restartNumberingAfterBreak="0">
    <w:nsid w:val="0FFE3895"/>
    <w:multiLevelType w:val="multilevel"/>
    <w:tmpl w:val="230A7B2A"/>
    <w:styleLink w:val="1"/>
    <w:lvl w:ilvl="0">
      <w:start w:val="1"/>
      <w:numFmt w:val="decimal"/>
      <w:lvlText w:val="%1)"/>
      <w:lvlJc w:val="left"/>
      <w:pPr>
        <w:tabs>
          <w:tab w:val="num" w:pos="1260"/>
        </w:tabs>
        <w:ind w:left="1260" w:hanging="360"/>
      </w:pPr>
      <w:rPr>
        <w:rFonts w:hint="eastAsia"/>
      </w:rPr>
    </w:lvl>
    <w:lvl w:ilvl="1">
      <w:start w:val="1"/>
      <w:numFmt w:val="lowerLetter"/>
      <w:lvlText w:val="%2."/>
      <w:lvlJc w:val="left"/>
      <w:pPr>
        <w:tabs>
          <w:tab w:val="num" w:pos="1980"/>
        </w:tabs>
        <w:ind w:left="1980" w:hanging="360"/>
      </w:pPr>
    </w:lvl>
    <w:lvl w:ilvl="2">
      <w:start w:val="1"/>
      <w:numFmt w:val="lowerRoman"/>
      <w:lvlText w:val="%3."/>
      <w:lvlJc w:val="right"/>
      <w:pPr>
        <w:tabs>
          <w:tab w:val="num" w:pos="2700"/>
        </w:tabs>
        <w:ind w:left="2700" w:hanging="180"/>
      </w:pPr>
    </w:lvl>
    <w:lvl w:ilvl="3">
      <w:start w:val="1"/>
      <w:numFmt w:val="decimal"/>
      <w:lvlText w:val="%4."/>
      <w:lvlJc w:val="left"/>
      <w:pPr>
        <w:tabs>
          <w:tab w:val="num" w:pos="3420"/>
        </w:tabs>
        <w:ind w:left="3420" w:hanging="360"/>
      </w:pPr>
    </w:lvl>
    <w:lvl w:ilvl="4">
      <w:start w:val="1"/>
      <w:numFmt w:val="lowerLetter"/>
      <w:lvlText w:val="%5."/>
      <w:lvlJc w:val="left"/>
      <w:pPr>
        <w:tabs>
          <w:tab w:val="num" w:pos="4140"/>
        </w:tabs>
        <w:ind w:left="4140" w:hanging="360"/>
      </w:pPr>
    </w:lvl>
    <w:lvl w:ilvl="5">
      <w:start w:val="1"/>
      <w:numFmt w:val="lowerRoman"/>
      <w:lvlText w:val="%6."/>
      <w:lvlJc w:val="right"/>
      <w:pPr>
        <w:tabs>
          <w:tab w:val="num" w:pos="4860"/>
        </w:tabs>
        <w:ind w:left="4860" w:hanging="180"/>
      </w:pPr>
    </w:lvl>
    <w:lvl w:ilvl="6">
      <w:start w:val="1"/>
      <w:numFmt w:val="decimal"/>
      <w:lvlText w:val="%7."/>
      <w:lvlJc w:val="left"/>
      <w:pPr>
        <w:tabs>
          <w:tab w:val="num" w:pos="5580"/>
        </w:tabs>
        <w:ind w:left="5580" w:hanging="360"/>
      </w:pPr>
    </w:lvl>
    <w:lvl w:ilvl="7">
      <w:start w:val="1"/>
      <w:numFmt w:val="lowerLetter"/>
      <w:lvlText w:val="%8."/>
      <w:lvlJc w:val="left"/>
      <w:pPr>
        <w:tabs>
          <w:tab w:val="num" w:pos="6300"/>
        </w:tabs>
        <w:ind w:left="6300" w:hanging="360"/>
      </w:pPr>
    </w:lvl>
    <w:lvl w:ilvl="8">
      <w:start w:val="1"/>
      <w:numFmt w:val="lowerRoman"/>
      <w:lvlText w:val="%9."/>
      <w:lvlJc w:val="right"/>
      <w:pPr>
        <w:tabs>
          <w:tab w:val="num" w:pos="7020"/>
        </w:tabs>
        <w:ind w:left="7020" w:hanging="180"/>
      </w:pPr>
    </w:lvl>
  </w:abstractNum>
  <w:abstractNum w:abstractNumId="3" w15:restartNumberingAfterBreak="0">
    <w:nsid w:val="126B52DE"/>
    <w:multiLevelType w:val="hybridMultilevel"/>
    <w:tmpl w:val="3F3C72A6"/>
    <w:lvl w:ilvl="0" w:tplc="38E87606">
      <w:numFmt w:val="bullet"/>
      <w:lvlText w:val="※"/>
      <w:lvlJc w:val="left"/>
      <w:pPr>
        <w:ind w:left="1120" w:hanging="360"/>
      </w:pPr>
      <w:rPr>
        <w:rFonts w:ascii="HyhwpEQ" w:eastAsia="HyhwpEQ" w:hAnsi="Candara" w:cstheme="minorBidi" w:hint="eastAsia"/>
        <w:i/>
      </w:rPr>
    </w:lvl>
    <w:lvl w:ilvl="1" w:tplc="04090003" w:tentative="1">
      <w:start w:val="1"/>
      <w:numFmt w:val="bullet"/>
      <w:lvlText w:val=""/>
      <w:lvlJc w:val="left"/>
      <w:pPr>
        <w:ind w:left="1560" w:hanging="400"/>
      </w:pPr>
      <w:rPr>
        <w:rFonts w:ascii="Wingdings" w:hAnsi="Wingdings" w:hint="default"/>
      </w:rPr>
    </w:lvl>
    <w:lvl w:ilvl="2" w:tplc="04090005" w:tentative="1">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abstractNum w:abstractNumId="4" w15:restartNumberingAfterBreak="0">
    <w:nsid w:val="17F24A73"/>
    <w:multiLevelType w:val="hybridMultilevel"/>
    <w:tmpl w:val="2AA20FE8"/>
    <w:lvl w:ilvl="0" w:tplc="6C14D3E2">
      <w:start w:val="1"/>
      <w:numFmt w:val="decimal"/>
      <w:lvlText w:val="%1)"/>
      <w:lvlJc w:val="left"/>
      <w:pPr>
        <w:ind w:left="1200" w:hanging="360"/>
      </w:pPr>
      <w:rPr>
        <w:rFonts w:hint="eastAsia"/>
        <w:b/>
      </w:rPr>
    </w:lvl>
    <w:lvl w:ilvl="1" w:tplc="04090019" w:tentative="1">
      <w:start w:val="1"/>
      <w:numFmt w:val="upperLetter"/>
      <w:lvlText w:val="%2."/>
      <w:lvlJc w:val="left"/>
      <w:pPr>
        <w:ind w:left="1640" w:hanging="400"/>
      </w:pPr>
    </w:lvl>
    <w:lvl w:ilvl="2" w:tplc="0409001B" w:tentative="1">
      <w:start w:val="1"/>
      <w:numFmt w:val="lowerRoman"/>
      <w:lvlText w:val="%3."/>
      <w:lvlJc w:val="right"/>
      <w:pPr>
        <w:ind w:left="2040" w:hanging="400"/>
      </w:pPr>
    </w:lvl>
    <w:lvl w:ilvl="3" w:tplc="0409000F" w:tentative="1">
      <w:start w:val="1"/>
      <w:numFmt w:val="decimal"/>
      <w:lvlText w:val="%4."/>
      <w:lvlJc w:val="left"/>
      <w:pPr>
        <w:ind w:left="2440" w:hanging="400"/>
      </w:pPr>
    </w:lvl>
    <w:lvl w:ilvl="4" w:tplc="04090019" w:tentative="1">
      <w:start w:val="1"/>
      <w:numFmt w:val="upperLetter"/>
      <w:lvlText w:val="%5."/>
      <w:lvlJc w:val="left"/>
      <w:pPr>
        <w:ind w:left="2840" w:hanging="400"/>
      </w:pPr>
    </w:lvl>
    <w:lvl w:ilvl="5" w:tplc="0409001B" w:tentative="1">
      <w:start w:val="1"/>
      <w:numFmt w:val="lowerRoman"/>
      <w:lvlText w:val="%6."/>
      <w:lvlJc w:val="right"/>
      <w:pPr>
        <w:ind w:left="3240" w:hanging="400"/>
      </w:pPr>
    </w:lvl>
    <w:lvl w:ilvl="6" w:tplc="0409000F" w:tentative="1">
      <w:start w:val="1"/>
      <w:numFmt w:val="decimal"/>
      <w:lvlText w:val="%7."/>
      <w:lvlJc w:val="left"/>
      <w:pPr>
        <w:ind w:left="3640" w:hanging="400"/>
      </w:pPr>
    </w:lvl>
    <w:lvl w:ilvl="7" w:tplc="04090019" w:tentative="1">
      <w:start w:val="1"/>
      <w:numFmt w:val="upperLetter"/>
      <w:lvlText w:val="%8."/>
      <w:lvlJc w:val="left"/>
      <w:pPr>
        <w:ind w:left="4040" w:hanging="400"/>
      </w:pPr>
    </w:lvl>
    <w:lvl w:ilvl="8" w:tplc="0409001B" w:tentative="1">
      <w:start w:val="1"/>
      <w:numFmt w:val="lowerRoman"/>
      <w:lvlText w:val="%9."/>
      <w:lvlJc w:val="right"/>
      <w:pPr>
        <w:ind w:left="4440" w:hanging="400"/>
      </w:pPr>
    </w:lvl>
  </w:abstractNum>
  <w:abstractNum w:abstractNumId="5" w15:restartNumberingAfterBreak="0">
    <w:nsid w:val="19E63E54"/>
    <w:multiLevelType w:val="multilevel"/>
    <w:tmpl w:val="AB06B054"/>
    <w:lvl w:ilvl="0">
      <w:start w:val="3"/>
      <w:numFmt w:val="decimal"/>
      <w:lvlText w:val="%1-"/>
      <w:lvlJc w:val="left"/>
      <w:pPr>
        <w:ind w:left="360" w:hanging="360"/>
      </w:pPr>
      <w:rPr>
        <w:rFonts w:hint="default"/>
        <w:b/>
      </w:rPr>
    </w:lvl>
    <w:lvl w:ilvl="1">
      <w:start w:val="5"/>
      <w:numFmt w:val="decimal"/>
      <w:lvlText w:val="%1-%2."/>
      <w:lvlJc w:val="left"/>
      <w:pPr>
        <w:ind w:left="1145" w:hanging="720"/>
      </w:pPr>
      <w:rPr>
        <w:rFonts w:hint="default"/>
        <w:b/>
      </w:rPr>
    </w:lvl>
    <w:lvl w:ilvl="2">
      <w:start w:val="1"/>
      <w:numFmt w:val="decimal"/>
      <w:lvlText w:val="%1-%2.%3."/>
      <w:lvlJc w:val="left"/>
      <w:pPr>
        <w:ind w:left="1570" w:hanging="720"/>
      </w:pPr>
      <w:rPr>
        <w:rFonts w:hint="default"/>
        <w:b/>
      </w:rPr>
    </w:lvl>
    <w:lvl w:ilvl="3">
      <w:start w:val="1"/>
      <w:numFmt w:val="decimal"/>
      <w:lvlText w:val="%1-%2.%3.%4."/>
      <w:lvlJc w:val="left"/>
      <w:pPr>
        <w:ind w:left="2355" w:hanging="1080"/>
      </w:pPr>
      <w:rPr>
        <w:rFonts w:hint="default"/>
        <w:b/>
      </w:rPr>
    </w:lvl>
    <w:lvl w:ilvl="4">
      <w:start w:val="1"/>
      <w:numFmt w:val="decimal"/>
      <w:lvlText w:val="%1-%2.%3.%4.%5."/>
      <w:lvlJc w:val="left"/>
      <w:pPr>
        <w:ind w:left="2780" w:hanging="1080"/>
      </w:pPr>
      <w:rPr>
        <w:rFonts w:hint="default"/>
        <w:b/>
      </w:rPr>
    </w:lvl>
    <w:lvl w:ilvl="5">
      <w:start w:val="1"/>
      <w:numFmt w:val="decimal"/>
      <w:lvlText w:val="%1-%2.%3.%4.%5.%6."/>
      <w:lvlJc w:val="left"/>
      <w:pPr>
        <w:ind w:left="3565" w:hanging="1440"/>
      </w:pPr>
      <w:rPr>
        <w:rFonts w:hint="default"/>
        <w:b/>
      </w:rPr>
    </w:lvl>
    <w:lvl w:ilvl="6">
      <w:start w:val="1"/>
      <w:numFmt w:val="decimal"/>
      <w:lvlText w:val="%1-%2.%3.%4.%5.%6.%7."/>
      <w:lvlJc w:val="left"/>
      <w:pPr>
        <w:ind w:left="3990" w:hanging="1440"/>
      </w:pPr>
      <w:rPr>
        <w:rFonts w:hint="default"/>
        <w:b/>
      </w:rPr>
    </w:lvl>
    <w:lvl w:ilvl="7">
      <w:start w:val="1"/>
      <w:numFmt w:val="decimal"/>
      <w:lvlText w:val="%1-%2.%3.%4.%5.%6.%7.%8."/>
      <w:lvlJc w:val="left"/>
      <w:pPr>
        <w:ind w:left="4775" w:hanging="1800"/>
      </w:pPr>
      <w:rPr>
        <w:rFonts w:hint="default"/>
        <w:b/>
      </w:rPr>
    </w:lvl>
    <w:lvl w:ilvl="8">
      <w:start w:val="1"/>
      <w:numFmt w:val="decimal"/>
      <w:lvlText w:val="%1-%2.%3.%4.%5.%6.%7.%8.%9."/>
      <w:lvlJc w:val="left"/>
      <w:pPr>
        <w:ind w:left="5200" w:hanging="1800"/>
      </w:pPr>
      <w:rPr>
        <w:rFonts w:hint="default"/>
        <w:b/>
      </w:rPr>
    </w:lvl>
  </w:abstractNum>
  <w:abstractNum w:abstractNumId="6" w15:restartNumberingAfterBreak="0">
    <w:nsid w:val="35A06E46"/>
    <w:multiLevelType w:val="multilevel"/>
    <w:tmpl w:val="75BAF2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EF2244"/>
    <w:multiLevelType w:val="hybridMultilevel"/>
    <w:tmpl w:val="AF200240"/>
    <w:lvl w:ilvl="0" w:tplc="BF9408D0">
      <w:start w:val="1"/>
      <w:numFmt w:val="upperLetter"/>
      <w:lvlText w:val="%1."/>
      <w:lvlJc w:val="left"/>
      <w:pPr>
        <w:ind w:left="800" w:hanging="400"/>
      </w:p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3AA87713"/>
    <w:multiLevelType w:val="hybridMultilevel"/>
    <w:tmpl w:val="40905376"/>
    <w:lvl w:ilvl="0" w:tplc="3BB8535E">
      <w:start w:val="1"/>
      <w:numFmt w:val="decimal"/>
      <w:lvlText w:val="%1."/>
      <w:lvlJc w:val="left"/>
      <w:pPr>
        <w:ind w:left="1120" w:hanging="360"/>
      </w:pPr>
      <w:rPr>
        <w:rFonts w:ascii="Arial Unicode MS" w:eastAsia="Arial Unicode MS" w:hAnsi="Arial Unicode MS" w:cs="Arial Unicode MS"/>
        <w:color w:val="0000FF"/>
        <w:sz w:val="24"/>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9" w15:restartNumberingAfterBreak="0">
    <w:nsid w:val="41244FAA"/>
    <w:multiLevelType w:val="hybridMultilevel"/>
    <w:tmpl w:val="C8BC74A4"/>
    <w:lvl w:ilvl="0" w:tplc="657E0EF2">
      <w:start w:val="1"/>
      <w:numFmt w:val="decimal"/>
      <w:lvlText w:val="%1."/>
      <w:lvlJc w:val="left"/>
      <w:pPr>
        <w:ind w:left="760" w:hanging="360"/>
      </w:pPr>
      <w:rPr>
        <w:rFonts w:cstheme="minorBidi"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43A55F15"/>
    <w:multiLevelType w:val="hybridMultilevel"/>
    <w:tmpl w:val="195AD67C"/>
    <w:lvl w:ilvl="0" w:tplc="3C308BD0">
      <w:start w:val="1"/>
      <w:numFmt w:val="lowerLetter"/>
      <w:lvlText w:val="%1)"/>
      <w:lvlJc w:val="left"/>
      <w:pPr>
        <w:ind w:left="644" w:hanging="360"/>
      </w:pPr>
      <w:rPr>
        <w:rFonts w:hint="default"/>
        <w:sz w:val="22"/>
      </w:rPr>
    </w:lvl>
    <w:lvl w:ilvl="1" w:tplc="04090019" w:tentative="1">
      <w:start w:val="1"/>
      <w:numFmt w:val="upperLetter"/>
      <w:lvlText w:val="%2."/>
      <w:lvlJc w:val="left"/>
      <w:pPr>
        <w:ind w:left="1084" w:hanging="400"/>
      </w:pPr>
    </w:lvl>
    <w:lvl w:ilvl="2" w:tplc="0409001B" w:tentative="1">
      <w:start w:val="1"/>
      <w:numFmt w:val="lowerRoman"/>
      <w:lvlText w:val="%3."/>
      <w:lvlJc w:val="right"/>
      <w:pPr>
        <w:ind w:left="1484" w:hanging="400"/>
      </w:pPr>
    </w:lvl>
    <w:lvl w:ilvl="3" w:tplc="0409000F" w:tentative="1">
      <w:start w:val="1"/>
      <w:numFmt w:val="decimal"/>
      <w:lvlText w:val="%4."/>
      <w:lvlJc w:val="left"/>
      <w:pPr>
        <w:ind w:left="1884" w:hanging="400"/>
      </w:pPr>
    </w:lvl>
    <w:lvl w:ilvl="4" w:tplc="04090019" w:tentative="1">
      <w:start w:val="1"/>
      <w:numFmt w:val="upperLetter"/>
      <w:lvlText w:val="%5."/>
      <w:lvlJc w:val="left"/>
      <w:pPr>
        <w:ind w:left="2284" w:hanging="400"/>
      </w:pPr>
    </w:lvl>
    <w:lvl w:ilvl="5" w:tplc="0409001B" w:tentative="1">
      <w:start w:val="1"/>
      <w:numFmt w:val="lowerRoman"/>
      <w:lvlText w:val="%6."/>
      <w:lvlJc w:val="right"/>
      <w:pPr>
        <w:ind w:left="2684" w:hanging="400"/>
      </w:pPr>
    </w:lvl>
    <w:lvl w:ilvl="6" w:tplc="0409000F" w:tentative="1">
      <w:start w:val="1"/>
      <w:numFmt w:val="decimal"/>
      <w:lvlText w:val="%7."/>
      <w:lvlJc w:val="left"/>
      <w:pPr>
        <w:ind w:left="3084" w:hanging="400"/>
      </w:pPr>
    </w:lvl>
    <w:lvl w:ilvl="7" w:tplc="04090019" w:tentative="1">
      <w:start w:val="1"/>
      <w:numFmt w:val="upperLetter"/>
      <w:lvlText w:val="%8."/>
      <w:lvlJc w:val="left"/>
      <w:pPr>
        <w:ind w:left="3484" w:hanging="400"/>
      </w:pPr>
    </w:lvl>
    <w:lvl w:ilvl="8" w:tplc="0409001B" w:tentative="1">
      <w:start w:val="1"/>
      <w:numFmt w:val="lowerRoman"/>
      <w:lvlText w:val="%9."/>
      <w:lvlJc w:val="right"/>
      <w:pPr>
        <w:ind w:left="3884" w:hanging="400"/>
      </w:pPr>
    </w:lvl>
  </w:abstractNum>
  <w:abstractNum w:abstractNumId="11" w15:restartNumberingAfterBreak="0">
    <w:nsid w:val="493826E9"/>
    <w:multiLevelType w:val="multilevel"/>
    <w:tmpl w:val="050E457C"/>
    <w:lvl w:ilvl="0">
      <w:start w:val="3"/>
      <w:numFmt w:val="decimal"/>
      <w:lvlText w:val="%1-"/>
      <w:lvlJc w:val="left"/>
      <w:pPr>
        <w:ind w:left="360" w:hanging="360"/>
      </w:pPr>
      <w:rPr>
        <w:rFonts w:hint="default"/>
        <w:b/>
      </w:rPr>
    </w:lvl>
    <w:lvl w:ilvl="1">
      <w:start w:val="1"/>
      <w:numFmt w:val="decimal"/>
      <w:lvlText w:val="%1-%2."/>
      <w:lvlJc w:val="left"/>
      <w:pPr>
        <w:ind w:left="1145" w:hanging="720"/>
      </w:pPr>
      <w:rPr>
        <w:rFonts w:hint="default"/>
        <w:b/>
      </w:rPr>
    </w:lvl>
    <w:lvl w:ilvl="2">
      <w:start w:val="1"/>
      <w:numFmt w:val="decimal"/>
      <w:lvlText w:val="%1-%2.%3."/>
      <w:lvlJc w:val="left"/>
      <w:pPr>
        <w:ind w:left="1570" w:hanging="720"/>
      </w:pPr>
      <w:rPr>
        <w:rFonts w:hint="default"/>
        <w:b/>
      </w:rPr>
    </w:lvl>
    <w:lvl w:ilvl="3">
      <w:start w:val="1"/>
      <w:numFmt w:val="decimal"/>
      <w:lvlText w:val="%1-%2.%3.%4."/>
      <w:lvlJc w:val="left"/>
      <w:pPr>
        <w:ind w:left="2355" w:hanging="1080"/>
      </w:pPr>
      <w:rPr>
        <w:rFonts w:hint="default"/>
        <w:b/>
      </w:rPr>
    </w:lvl>
    <w:lvl w:ilvl="4">
      <w:start w:val="1"/>
      <w:numFmt w:val="decimal"/>
      <w:lvlText w:val="%1-%2.%3.%4.%5."/>
      <w:lvlJc w:val="left"/>
      <w:pPr>
        <w:ind w:left="2780" w:hanging="1080"/>
      </w:pPr>
      <w:rPr>
        <w:rFonts w:hint="default"/>
        <w:b/>
      </w:rPr>
    </w:lvl>
    <w:lvl w:ilvl="5">
      <w:start w:val="1"/>
      <w:numFmt w:val="decimal"/>
      <w:lvlText w:val="%1-%2.%3.%4.%5.%6."/>
      <w:lvlJc w:val="left"/>
      <w:pPr>
        <w:ind w:left="3565" w:hanging="1440"/>
      </w:pPr>
      <w:rPr>
        <w:rFonts w:hint="default"/>
        <w:b/>
      </w:rPr>
    </w:lvl>
    <w:lvl w:ilvl="6">
      <w:start w:val="1"/>
      <w:numFmt w:val="decimal"/>
      <w:lvlText w:val="%1-%2.%3.%4.%5.%6.%7."/>
      <w:lvlJc w:val="left"/>
      <w:pPr>
        <w:ind w:left="3990" w:hanging="1440"/>
      </w:pPr>
      <w:rPr>
        <w:rFonts w:hint="default"/>
        <w:b/>
      </w:rPr>
    </w:lvl>
    <w:lvl w:ilvl="7">
      <w:start w:val="1"/>
      <w:numFmt w:val="decimal"/>
      <w:lvlText w:val="%1-%2.%3.%4.%5.%6.%7.%8."/>
      <w:lvlJc w:val="left"/>
      <w:pPr>
        <w:ind w:left="4775" w:hanging="1800"/>
      </w:pPr>
      <w:rPr>
        <w:rFonts w:hint="default"/>
        <w:b/>
      </w:rPr>
    </w:lvl>
    <w:lvl w:ilvl="8">
      <w:start w:val="1"/>
      <w:numFmt w:val="decimal"/>
      <w:lvlText w:val="%1-%2.%3.%4.%5.%6.%7.%8.%9."/>
      <w:lvlJc w:val="left"/>
      <w:pPr>
        <w:ind w:left="5200" w:hanging="1800"/>
      </w:pPr>
      <w:rPr>
        <w:rFonts w:hint="default"/>
        <w:b/>
      </w:rPr>
    </w:lvl>
  </w:abstractNum>
  <w:abstractNum w:abstractNumId="12" w15:restartNumberingAfterBreak="0">
    <w:nsid w:val="4BE005E7"/>
    <w:multiLevelType w:val="hybridMultilevel"/>
    <w:tmpl w:val="F05467FA"/>
    <w:lvl w:ilvl="0" w:tplc="5D420D5A">
      <w:start w:val="1"/>
      <w:numFmt w:val="decimal"/>
      <w:lvlText w:val="%1)"/>
      <w:lvlJc w:val="left"/>
      <w:pPr>
        <w:ind w:left="760" w:hanging="360"/>
      </w:pPr>
      <w:rPr>
        <w:rFonts w:ascii="Arial Unicode MS" w:eastAsia="Arial Unicode MS" w:hAnsi="Arial Unicode MS" w:cs="Arial Unicode M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4BFE2317"/>
    <w:multiLevelType w:val="hybridMultilevel"/>
    <w:tmpl w:val="2EA84070"/>
    <w:lvl w:ilvl="0" w:tplc="51605444">
      <w:start w:val="2"/>
      <w:numFmt w:val="decimal"/>
      <w:lvlText w:val="%1."/>
      <w:lvlJc w:val="left"/>
      <w:pPr>
        <w:ind w:left="1120" w:hanging="360"/>
      </w:pPr>
      <w:rPr>
        <w:rFonts w:hint="default"/>
        <w:b/>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4" w15:restartNumberingAfterBreak="0">
    <w:nsid w:val="529A19D8"/>
    <w:multiLevelType w:val="hybridMultilevel"/>
    <w:tmpl w:val="BA4EC294"/>
    <w:lvl w:ilvl="0" w:tplc="35521396">
      <w:start w:val="1"/>
      <w:numFmt w:val="lowerLetter"/>
      <w:lvlText w:val="(%1)"/>
      <w:lvlJc w:val="left"/>
      <w:pPr>
        <w:ind w:left="1211" w:hanging="360"/>
      </w:pPr>
      <w:rPr>
        <w:rFonts w:hint="default"/>
      </w:rPr>
    </w:lvl>
    <w:lvl w:ilvl="1" w:tplc="04090019" w:tentative="1">
      <w:start w:val="1"/>
      <w:numFmt w:val="upperLetter"/>
      <w:lvlText w:val="%2."/>
      <w:lvlJc w:val="left"/>
      <w:pPr>
        <w:ind w:left="1400" w:hanging="400"/>
      </w:pPr>
    </w:lvl>
    <w:lvl w:ilvl="2" w:tplc="0409001B" w:tentative="1">
      <w:start w:val="1"/>
      <w:numFmt w:val="lowerRoman"/>
      <w:lvlText w:val="%3."/>
      <w:lvlJc w:val="right"/>
      <w:pPr>
        <w:ind w:left="1800" w:hanging="400"/>
      </w:pPr>
    </w:lvl>
    <w:lvl w:ilvl="3" w:tplc="0409000F" w:tentative="1">
      <w:start w:val="1"/>
      <w:numFmt w:val="decimal"/>
      <w:lvlText w:val="%4."/>
      <w:lvlJc w:val="left"/>
      <w:pPr>
        <w:ind w:left="2200" w:hanging="400"/>
      </w:pPr>
    </w:lvl>
    <w:lvl w:ilvl="4" w:tplc="04090019" w:tentative="1">
      <w:start w:val="1"/>
      <w:numFmt w:val="upperLetter"/>
      <w:lvlText w:val="%5."/>
      <w:lvlJc w:val="left"/>
      <w:pPr>
        <w:ind w:left="2600" w:hanging="400"/>
      </w:pPr>
    </w:lvl>
    <w:lvl w:ilvl="5" w:tplc="0409001B" w:tentative="1">
      <w:start w:val="1"/>
      <w:numFmt w:val="lowerRoman"/>
      <w:lvlText w:val="%6."/>
      <w:lvlJc w:val="right"/>
      <w:pPr>
        <w:ind w:left="3000" w:hanging="400"/>
      </w:pPr>
    </w:lvl>
    <w:lvl w:ilvl="6" w:tplc="0409000F" w:tentative="1">
      <w:start w:val="1"/>
      <w:numFmt w:val="decimal"/>
      <w:lvlText w:val="%7."/>
      <w:lvlJc w:val="left"/>
      <w:pPr>
        <w:ind w:left="3400" w:hanging="400"/>
      </w:pPr>
    </w:lvl>
    <w:lvl w:ilvl="7" w:tplc="04090019" w:tentative="1">
      <w:start w:val="1"/>
      <w:numFmt w:val="upperLetter"/>
      <w:lvlText w:val="%8."/>
      <w:lvlJc w:val="left"/>
      <w:pPr>
        <w:ind w:left="3800" w:hanging="400"/>
      </w:pPr>
    </w:lvl>
    <w:lvl w:ilvl="8" w:tplc="0409001B" w:tentative="1">
      <w:start w:val="1"/>
      <w:numFmt w:val="lowerRoman"/>
      <w:lvlText w:val="%9."/>
      <w:lvlJc w:val="right"/>
      <w:pPr>
        <w:ind w:left="4200" w:hanging="400"/>
      </w:pPr>
    </w:lvl>
  </w:abstractNum>
  <w:abstractNum w:abstractNumId="15" w15:restartNumberingAfterBreak="0">
    <w:nsid w:val="60863A16"/>
    <w:multiLevelType w:val="hybridMultilevel"/>
    <w:tmpl w:val="18946892"/>
    <w:lvl w:ilvl="0" w:tplc="A9DABE9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66F519A1"/>
    <w:multiLevelType w:val="hybridMultilevel"/>
    <w:tmpl w:val="5CD01668"/>
    <w:lvl w:ilvl="0" w:tplc="92FEA6C4">
      <w:start w:val="1"/>
      <w:numFmt w:val="decimal"/>
      <w:lvlText w:val="%1)"/>
      <w:lvlJc w:val="left"/>
      <w:pPr>
        <w:ind w:left="1120" w:hanging="360"/>
      </w:pPr>
      <w:rPr>
        <w:rFonts w:hint="eastAsia"/>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7" w15:restartNumberingAfterBreak="0">
    <w:nsid w:val="6A1735F7"/>
    <w:multiLevelType w:val="hybridMultilevel"/>
    <w:tmpl w:val="4D144C9E"/>
    <w:lvl w:ilvl="0" w:tplc="AE349786">
      <w:start w:val="1"/>
      <w:numFmt w:val="decimal"/>
      <w:lvlText w:val="%1)"/>
      <w:lvlJc w:val="left"/>
      <w:pPr>
        <w:ind w:left="1120" w:hanging="360"/>
      </w:pPr>
      <w:rPr>
        <w:rFonts w:ascii="Arial Unicode MS" w:eastAsia="Arial Unicode MS" w:hAnsi="Arial Unicode MS" w:cs="Arial Unicode MS"/>
        <w:b/>
        <w:sz w:val="24"/>
      </w:rPr>
    </w:lvl>
    <w:lvl w:ilvl="1" w:tplc="04090003" w:tentative="1">
      <w:start w:val="1"/>
      <w:numFmt w:val="bullet"/>
      <w:lvlText w:val=""/>
      <w:lvlJc w:val="left"/>
      <w:pPr>
        <w:ind w:left="1560" w:hanging="400"/>
      </w:pPr>
      <w:rPr>
        <w:rFonts w:ascii="Wingdings" w:hAnsi="Wingdings" w:hint="default"/>
      </w:rPr>
    </w:lvl>
    <w:lvl w:ilvl="2" w:tplc="04090005" w:tentative="1">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abstractNum w:abstractNumId="18" w15:restartNumberingAfterBreak="0">
    <w:nsid w:val="7F5D58FD"/>
    <w:multiLevelType w:val="hybridMultilevel"/>
    <w:tmpl w:val="BE80EC1C"/>
    <w:lvl w:ilvl="0" w:tplc="C3844C9E">
      <w:start w:val="2"/>
      <w:numFmt w:val="decimal"/>
      <w:lvlText w:val="%1."/>
      <w:lvlJc w:val="left"/>
      <w:pPr>
        <w:ind w:left="1120" w:hanging="360"/>
      </w:pPr>
      <w:rPr>
        <w:rFonts w:hint="eastAsia"/>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num w:numId="1" w16cid:durableId="1003973897">
    <w:abstractNumId w:val="1"/>
  </w:num>
  <w:num w:numId="2" w16cid:durableId="83192124">
    <w:abstractNumId w:val="0"/>
  </w:num>
  <w:num w:numId="3" w16cid:durableId="1174372207">
    <w:abstractNumId w:val="2"/>
  </w:num>
  <w:num w:numId="4" w16cid:durableId="1783845343">
    <w:abstractNumId w:val="3"/>
  </w:num>
  <w:num w:numId="5" w16cid:durableId="1582328869">
    <w:abstractNumId w:val="18"/>
  </w:num>
  <w:num w:numId="6" w16cid:durableId="787818947">
    <w:abstractNumId w:val="13"/>
  </w:num>
  <w:num w:numId="7" w16cid:durableId="1989626936">
    <w:abstractNumId w:val="17"/>
  </w:num>
  <w:num w:numId="8" w16cid:durableId="1520512147">
    <w:abstractNumId w:val="16"/>
  </w:num>
  <w:num w:numId="9" w16cid:durableId="1185050225">
    <w:abstractNumId w:val="4"/>
  </w:num>
  <w:num w:numId="10" w16cid:durableId="747842802">
    <w:abstractNumId w:val="10"/>
  </w:num>
  <w:num w:numId="11" w16cid:durableId="295573311">
    <w:abstractNumId w:val="14"/>
  </w:num>
  <w:num w:numId="12" w16cid:durableId="77410338">
    <w:abstractNumId w:val="7"/>
  </w:num>
  <w:num w:numId="13" w16cid:durableId="545608503">
    <w:abstractNumId w:val="12"/>
  </w:num>
  <w:num w:numId="14" w16cid:durableId="706486629">
    <w:abstractNumId w:val="15"/>
  </w:num>
  <w:num w:numId="15" w16cid:durableId="113061521">
    <w:abstractNumId w:val="9"/>
  </w:num>
  <w:num w:numId="16" w16cid:durableId="692919190">
    <w:abstractNumId w:val="8"/>
  </w:num>
  <w:num w:numId="17" w16cid:durableId="1017386954">
    <w:abstractNumId w:val="6"/>
  </w:num>
  <w:num w:numId="18" w16cid:durableId="75637590">
    <w:abstractNumId w:val="11"/>
  </w:num>
  <w:num w:numId="19" w16cid:durableId="1454784154">
    <w:abstractNumId w:val="5"/>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lan Jylkybaev">
    <w15:presenceInfo w15:providerId="Windows Live" w15:userId="9258544d4be31e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trackRevisions/>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9F8"/>
    <w:rsid w:val="0001314E"/>
    <w:rsid w:val="0002205D"/>
    <w:rsid w:val="0003030C"/>
    <w:rsid w:val="00033478"/>
    <w:rsid w:val="00033ECA"/>
    <w:rsid w:val="000A591B"/>
    <w:rsid w:val="000A66B5"/>
    <w:rsid w:val="000A7769"/>
    <w:rsid w:val="000D335E"/>
    <w:rsid w:val="000E1F85"/>
    <w:rsid w:val="000E4225"/>
    <w:rsid w:val="000F7584"/>
    <w:rsid w:val="0013606B"/>
    <w:rsid w:val="00137C20"/>
    <w:rsid w:val="00152D57"/>
    <w:rsid w:val="00157E65"/>
    <w:rsid w:val="00171185"/>
    <w:rsid w:val="001F0A72"/>
    <w:rsid w:val="001F0CAF"/>
    <w:rsid w:val="00201582"/>
    <w:rsid w:val="0020669F"/>
    <w:rsid w:val="002369DD"/>
    <w:rsid w:val="002576F2"/>
    <w:rsid w:val="002729F8"/>
    <w:rsid w:val="002C7C47"/>
    <w:rsid w:val="002D73E2"/>
    <w:rsid w:val="002F08B4"/>
    <w:rsid w:val="003475FF"/>
    <w:rsid w:val="00353FED"/>
    <w:rsid w:val="00374BAB"/>
    <w:rsid w:val="003A2E19"/>
    <w:rsid w:val="003B1A5C"/>
    <w:rsid w:val="003D6E53"/>
    <w:rsid w:val="00414413"/>
    <w:rsid w:val="00432E9F"/>
    <w:rsid w:val="00440E18"/>
    <w:rsid w:val="00455AB7"/>
    <w:rsid w:val="00456865"/>
    <w:rsid w:val="00477C48"/>
    <w:rsid w:val="004816D6"/>
    <w:rsid w:val="00491848"/>
    <w:rsid w:val="004B32C1"/>
    <w:rsid w:val="004C521B"/>
    <w:rsid w:val="004F1F6A"/>
    <w:rsid w:val="00501149"/>
    <w:rsid w:val="0050349F"/>
    <w:rsid w:val="00504AC1"/>
    <w:rsid w:val="00562282"/>
    <w:rsid w:val="0057352D"/>
    <w:rsid w:val="005A3599"/>
    <w:rsid w:val="005A3A17"/>
    <w:rsid w:val="005A6F2F"/>
    <w:rsid w:val="005B6767"/>
    <w:rsid w:val="005B7AC7"/>
    <w:rsid w:val="005D0F8B"/>
    <w:rsid w:val="005D1A0C"/>
    <w:rsid w:val="005D4BC3"/>
    <w:rsid w:val="005F62AD"/>
    <w:rsid w:val="006000B7"/>
    <w:rsid w:val="00615BFB"/>
    <w:rsid w:val="006277AD"/>
    <w:rsid w:val="00651976"/>
    <w:rsid w:val="00663062"/>
    <w:rsid w:val="00667F5B"/>
    <w:rsid w:val="00682148"/>
    <w:rsid w:val="00685A43"/>
    <w:rsid w:val="0069400D"/>
    <w:rsid w:val="00696EF7"/>
    <w:rsid w:val="006A2678"/>
    <w:rsid w:val="006C2782"/>
    <w:rsid w:val="006D5824"/>
    <w:rsid w:val="0070378E"/>
    <w:rsid w:val="00706F53"/>
    <w:rsid w:val="007251DC"/>
    <w:rsid w:val="00732D15"/>
    <w:rsid w:val="0074130B"/>
    <w:rsid w:val="00753745"/>
    <w:rsid w:val="00772FC9"/>
    <w:rsid w:val="007A59F4"/>
    <w:rsid w:val="00800390"/>
    <w:rsid w:val="008041D7"/>
    <w:rsid w:val="00825402"/>
    <w:rsid w:val="00852AE9"/>
    <w:rsid w:val="00866810"/>
    <w:rsid w:val="00880EFD"/>
    <w:rsid w:val="00882881"/>
    <w:rsid w:val="00883CD1"/>
    <w:rsid w:val="008C1183"/>
    <w:rsid w:val="008C1A4A"/>
    <w:rsid w:val="008D4432"/>
    <w:rsid w:val="009055FF"/>
    <w:rsid w:val="00941A8D"/>
    <w:rsid w:val="00996E80"/>
    <w:rsid w:val="00A159EA"/>
    <w:rsid w:val="00A21BAD"/>
    <w:rsid w:val="00A22FAE"/>
    <w:rsid w:val="00A4647E"/>
    <w:rsid w:val="00A466BC"/>
    <w:rsid w:val="00A655BE"/>
    <w:rsid w:val="00A76791"/>
    <w:rsid w:val="00A82C35"/>
    <w:rsid w:val="00A93080"/>
    <w:rsid w:val="00A97443"/>
    <w:rsid w:val="00AA7CBE"/>
    <w:rsid w:val="00AD31D3"/>
    <w:rsid w:val="00AF28F5"/>
    <w:rsid w:val="00B20D9A"/>
    <w:rsid w:val="00B45B84"/>
    <w:rsid w:val="00B61BDB"/>
    <w:rsid w:val="00B86276"/>
    <w:rsid w:val="00BA1833"/>
    <w:rsid w:val="00BA5DEB"/>
    <w:rsid w:val="00BC5D52"/>
    <w:rsid w:val="00BD77D9"/>
    <w:rsid w:val="00BF2BA9"/>
    <w:rsid w:val="00C005FC"/>
    <w:rsid w:val="00C1335F"/>
    <w:rsid w:val="00C24C4A"/>
    <w:rsid w:val="00C368C1"/>
    <w:rsid w:val="00C4062C"/>
    <w:rsid w:val="00C56F7C"/>
    <w:rsid w:val="00C76528"/>
    <w:rsid w:val="00CE526B"/>
    <w:rsid w:val="00CF32B9"/>
    <w:rsid w:val="00CF3ADB"/>
    <w:rsid w:val="00D16710"/>
    <w:rsid w:val="00D1704E"/>
    <w:rsid w:val="00D23EBF"/>
    <w:rsid w:val="00D710AA"/>
    <w:rsid w:val="00D82B3E"/>
    <w:rsid w:val="00D870A1"/>
    <w:rsid w:val="00D97B66"/>
    <w:rsid w:val="00DA7784"/>
    <w:rsid w:val="00DB58EA"/>
    <w:rsid w:val="00DC76FB"/>
    <w:rsid w:val="00DD19A4"/>
    <w:rsid w:val="00DD4F0E"/>
    <w:rsid w:val="00DE05E7"/>
    <w:rsid w:val="00E14719"/>
    <w:rsid w:val="00E41771"/>
    <w:rsid w:val="00E468FB"/>
    <w:rsid w:val="00E5068E"/>
    <w:rsid w:val="00E515F5"/>
    <w:rsid w:val="00E54B4C"/>
    <w:rsid w:val="00E92FDB"/>
    <w:rsid w:val="00EB2C73"/>
    <w:rsid w:val="00ED0563"/>
    <w:rsid w:val="00ED75AB"/>
    <w:rsid w:val="00EE04D9"/>
    <w:rsid w:val="00EF3155"/>
    <w:rsid w:val="00F26D44"/>
    <w:rsid w:val="00F433C4"/>
    <w:rsid w:val="00F4460A"/>
    <w:rsid w:val="00F55BF0"/>
    <w:rsid w:val="00F573FC"/>
    <w:rsid w:val="00F844EF"/>
    <w:rsid w:val="00F93BDA"/>
    <w:rsid w:val="00FA2856"/>
    <w:rsid w:val="00FC0E2E"/>
    <w:rsid w:val="00FC51DF"/>
    <w:rsid w:val="00FD39EC"/>
    <w:rsid w:val="00FE3C50"/>
    <w:rsid w:val="00FE6D8A"/>
    <w:rsid w:val="00FE7765"/>
    <w:rsid w:val="00FF11A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AF10F"/>
  <w15:docId w15:val="{6E09E6B7-CB3A-41C7-BD5A-D0A2BA5B4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3BDA"/>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2729F8"/>
    <w:pPr>
      <w:ind w:leftChars="400" w:left="800"/>
    </w:pPr>
  </w:style>
  <w:style w:type="paragraph" w:customStyle="1" w:styleId="a5">
    <w:name w:val="바탕글"/>
    <w:basedOn w:val="a"/>
    <w:rsid w:val="002729F8"/>
    <w:pPr>
      <w:snapToGrid w:val="0"/>
      <w:spacing w:after="0" w:line="312" w:lineRule="auto"/>
      <w:textAlignment w:val="baseline"/>
    </w:pPr>
    <w:rPr>
      <w:rFonts w:ascii="Batang" w:eastAsia="Gulim" w:hAnsi="Gulim" w:cs="Gulim"/>
      <w:color w:val="000000"/>
      <w:kern w:val="0"/>
      <w:sz w:val="26"/>
      <w:szCs w:val="26"/>
    </w:rPr>
  </w:style>
  <w:style w:type="table" w:styleId="a6">
    <w:name w:val="Table Grid"/>
    <w:basedOn w:val="a1"/>
    <w:uiPriority w:val="59"/>
    <w:rsid w:val="002729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7">
    <w:name w:val="표 안"/>
    <w:basedOn w:val="a"/>
    <w:rsid w:val="002729F8"/>
    <w:pPr>
      <w:wordWrap/>
      <w:snapToGrid w:val="0"/>
      <w:spacing w:after="40" w:line="264" w:lineRule="auto"/>
      <w:ind w:left="40"/>
      <w:jc w:val="left"/>
      <w:textAlignment w:val="baseline"/>
    </w:pPr>
    <w:rPr>
      <w:rFonts w:ascii="휴먼고딕" w:eastAsia="Gulim" w:hAnsi="Gulim" w:cs="Gulim"/>
      <w:color w:val="000000"/>
      <w:kern w:val="0"/>
      <w:sz w:val="22"/>
    </w:rPr>
  </w:style>
  <w:style w:type="paragraph" w:styleId="a8">
    <w:name w:val="header"/>
    <w:basedOn w:val="a"/>
    <w:link w:val="a9"/>
    <w:uiPriority w:val="99"/>
    <w:unhideWhenUsed/>
    <w:rsid w:val="00D870A1"/>
    <w:pPr>
      <w:tabs>
        <w:tab w:val="center" w:pos="4513"/>
        <w:tab w:val="right" w:pos="9026"/>
      </w:tabs>
      <w:snapToGrid w:val="0"/>
    </w:pPr>
  </w:style>
  <w:style w:type="character" w:customStyle="1" w:styleId="a9">
    <w:name w:val="Верхний колонтитул Знак"/>
    <w:basedOn w:val="a0"/>
    <w:link w:val="a8"/>
    <w:uiPriority w:val="99"/>
    <w:rsid w:val="00D870A1"/>
  </w:style>
  <w:style w:type="paragraph" w:styleId="aa">
    <w:name w:val="footer"/>
    <w:basedOn w:val="a"/>
    <w:link w:val="ab"/>
    <w:uiPriority w:val="99"/>
    <w:unhideWhenUsed/>
    <w:rsid w:val="00D870A1"/>
    <w:pPr>
      <w:tabs>
        <w:tab w:val="center" w:pos="4513"/>
        <w:tab w:val="right" w:pos="9026"/>
      </w:tabs>
      <w:snapToGrid w:val="0"/>
    </w:pPr>
  </w:style>
  <w:style w:type="character" w:customStyle="1" w:styleId="ab">
    <w:name w:val="Нижний колонтитул Знак"/>
    <w:basedOn w:val="a0"/>
    <w:link w:val="aa"/>
    <w:uiPriority w:val="99"/>
    <w:rsid w:val="00D870A1"/>
  </w:style>
  <w:style w:type="paragraph" w:customStyle="1" w:styleId="o">
    <w:name w:val="본문 o"/>
    <w:basedOn w:val="a"/>
    <w:rsid w:val="00C1335F"/>
    <w:pPr>
      <w:numPr>
        <w:numId w:val="2"/>
      </w:numPr>
      <w:snapToGrid w:val="0"/>
      <w:spacing w:before="100" w:after="100" w:line="312" w:lineRule="auto"/>
      <w:ind w:left="400"/>
      <w:textAlignment w:val="baseline"/>
    </w:pPr>
    <w:rPr>
      <w:rFonts w:ascii="Batang" w:eastAsia="Gulim" w:hAnsi="Gulim" w:cs="Gulim"/>
      <w:color w:val="000000"/>
      <w:kern w:val="0"/>
      <w:sz w:val="26"/>
      <w:szCs w:val="26"/>
    </w:rPr>
  </w:style>
  <w:style w:type="paragraph" w:customStyle="1" w:styleId="MS">
    <w:name w:val="MS바탕글"/>
    <w:basedOn w:val="a"/>
    <w:uiPriority w:val="1"/>
    <w:rsid w:val="00866810"/>
    <w:pPr>
      <w:spacing w:after="0" w:line="240" w:lineRule="auto"/>
      <w:textAlignment w:val="baseline"/>
    </w:pPr>
    <w:rPr>
      <w:rFonts w:ascii="Malgun Gothic" w:eastAsia="Gulim" w:hAnsi="Gulim" w:cs="Gulim"/>
      <w:color w:val="000000"/>
      <w:kern w:val="0"/>
      <w:szCs w:val="20"/>
    </w:rPr>
  </w:style>
  <w:style w:type="paragraph" w:customStyle="1" w:styleId="MsoListParagraph0">
    <w:name w:val="MsoListParagraph"/>
    <w:basedOn w:val="a"/>
    <w:rsid w:val="00866810"/>
    <w:pPr>
      <w:widowControl/>
      <w:wordWrap/>
      <w:spacing w:after="0" w:line="240" w:lineRule="auto"/>
      <w:ind w:left="1600"/>
      <w:textAlignment w:val="baseline"/>
    </w:pPr>
    <w:rPr>
      <w:rFonts w:ascii="Arial" w:eastAsia="Gulim" w:hAnsi="Gulim" w:cs="Gulim"/>
      <w:color w:val="000000"/>
      <w:kern w:val="0"/>
      <w:szCs w:val="20"/>
    </w:rPr>
  </w:style>
  <w:style w:type="paragraph" w:styleId="ac">
    <w:name w:val="Balloon Text"/>
    <w:basedOn w:val="a"/>
    <w:link w:val="ad"/>
    <w:uiPriority w:val="99"/>
    <w:semiHidden/>
    <w:unhideWhenUsed/>
    <w:rsid w:val="008D4432"/>
    <w:pPr>
      <w:spacing w:after="0" w:line="240" w:lineRule="auto"/>
    </w:pPr>
    <w:rPr>
      <w:rFonts w:asciiTheme="majorHAnsi" w:eastAsiaTheme="majorEastAsia" w:hAnsiTheme="majorHAnsi" w:cstheme="majorBidi"/>
      <w:sz w:val="18"/>
      <w:szCs w:val="18"/>
    </w:rPr>
  </w:style>
  <w:style w:type="character" w:customStyle="1" w:styleId="ad">
    <w:name w:val="Текст выноски Знак"/>
    <w:basedOn w:val="a0"/>
    <w:link w:val="ac"/>
    <w:uiPriority w:val="99"/>
    <w:semiHidden/>
    <w:rsid w:val="008D4432"/>
    <w:rPr>
      <w:rFonts w:asciiTheme="majorHAnsi" w:eastAsiaTheme="majorEastAsia" w:hAnsiTheme="majorHAnsi" w:cstheme="majorBidi"/>
      <w:sz w:val="18"/>
      <w:szCs w:val="18"/>
    </w:rPr>
  </w:style>
  <w:style w:type="paragraph" w:styleId="ae">
    <w:name w:val="Body Text"/>
    <w:basedOn w:val="a"/>
    <w:link w:val="af"/>
    <w:uiPriority w:val="99"/>
    <w:semiHidden/>
    <w:unhideWhenUsed/>
    <w:rsid w:val="00880EFD"/>
    <w:pPr>
      <w:spacing w:after="180" w:line="240" w:lineRule="auto"/>
    </w:pPr>
  </w:style>
  <w:style w:type="character" w:customStyle="1" w:styleId="af">
    <w:name w:val="Основной текст Знак"/>
    <w:basedOn w:val="a0"/>
    <w:link w:val="ae"/>
    <w:uiPriority w:val="99"/>
    <w:semiHidden/>
    <w:rsid w:val="00880EFD"/>
  </w:style>
  <w:style w:type="numbering" w:customStyle="1" w:styleId="1">
    <w:name w:val="스타일1"/>
    <w:uiPriority w:val="99"/>
    <w:rsid w:val="00880EFD"/>
    <w:pPr>
      <w:numPr>
        <w:numId w:val="3"/>
      </w:numPr>
    </w:pPr>
  </w:style>
  <w:style w:type="table" w:customStyle="1" w:styleId="10">
    <w:name w:val="표 구분선1"/>
    <w:basedOn w:val="a1"/>
    <w:next w:val="a6"/>
    <w:rsid w:val="00880EFD"/>
    <w:pPr>
      <w:spacing w:after="0" w:line="240" w:lineRule="auto"/>
      <w:jc w:val="left"/>
    </w:pPr>
    <w:rPr>
      <w:rFonts w:ascii="Times New Roman" w:hAnsi="Times New Roman" w:cs="Times New Roman"/>
      <w:kern w:val="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hstyle0">
    <w:name w:val="hstyle0"/>
    <w:uiPriority w:val="1"/>
    <w:rsid w:val="00880EFD"/>
    <w:pPr>
      <w:widowControl w:val="0"/>
      <w:wordWrap w:val="0"/>
      <w:autoSpaceDE w:val="0"/>
      <w:autoSpaceDN w:val="0"/>
      <w:adjustRightInd w:val="0"/>
      <w:spacing w:after="0" w:line="384" w:lineRule="auto"/>
      <w:textAlignment w:val="baseline"/>
    </w:pPr>
    <w:rPr>
      <w:rFonts w:ascii="ÇÑÄÄ¹ÙÅÁ" w:eastAsia="Times New Roman" w:hAnsi="ÇÑÄÄ¹ÙÅÁ" w:cs="ÇÑÄÄ¹ÙÅÁ"/>
      <w:color w:val="000000"/>
      <w:kern w:val="0"/>
      <w:szCs w:val="20"/>
    </w:rPr>
  </w:style>
  <w:style w:type="character" w:customStyle="1" w:styleId="a4">
    <w:name w:val="Абзац списка Знак"/>
    <w:basedOn w:val="a0"/>
    <w:link w:val="a3"/>
    <w:uiPriority w:val="34"/>
    <w:rsid w:val="00880EFD"/>
  </w:style>
  <w:style w:type="paragraph" w:customStyle="1" w:styleId="msonormal0">
    <w:name w:val="msonormal"/>
    <w:basedOn w:val="a"/>
    <w:rsid w:val="00880EFD"/>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paragraph" w:styleId="2">
    <w:name w:val="Body Text 2"/>
    <w:basedOn w:val="a"/>
    <w:link w:val="20"/>
    <w:uiPriority w:val="99"/>
    <w:semiHidden/>
    <w:unhideWhenUsed/>
    <w:rsid w:val="00ED75AB"/>
    <w:pPr>
      <w:spacing w:after="180" w:line="480" w:lineRule="auto"/>
    </w:pPr>
  </w:style>
  <w:style w:type="character" w:customStyle="1" w:styleId="20">
    <w:name w:val="Основной текст 2 Знак"/>
    <w:basedOn w:val="a0"/>
    <w:link w:val="2"/>
    <w:uiPriority w:val="99"/>
    <w:semiHidden/>
    <w:rsid w:val="00ED75AB"/>
  </w:style>
  <w:style w:type="character" w:styleId="af0">
    <w:name w:val="annotation reference"/>
    <w:basedOn w:val="a0"/>
    <w:uiPriority w:val="99"/>
    <w:semiHidden/>
    <w:unhideWhenUsed/>
    <w:rsid w:val="00A655BE"/>
    <w:rPr>
      <w:sz w:val="16"/>
      <w:szCs w:val="16"/>
    </w:rPr>
  </w:style>
  <w:style w:type="paragraph" w:styleId="af1">
    <w:name w:val="annotation text"/>
    <w:basedOn w:val="a"/>
    <w:link w:val="af2"/>
    <w:uiPriority w:val="99"/>
    <w:unhideWhenUsed/>
    <w:rsid w:val="00A655BE"/>
    <w:pPr>
      <w:spacing w:line="240" w:lineRule="auto"/>
    </w:pPr>
    <w:rPr>
      <w:szCs w:val="20"/>
    </w:rPr>
  </w:style>
  <w:style w:type="character" w:customStyle="1" w:styleId="af2">
    <w:name w:val="Текст примечания Знак"/>
    <w:basedOn w:val="a0"/>
    <w:link w:val="af1"/>
    <w:uiPriority w:val="99"/>
    <w:rsid w:val="00A655BE"/>
    <w:rPr>
      <w:szCs w:val="20"/>
    </w:rPr>
  </w:style>
  <w:style w:type="paragraph" w:styleId="af3">
    <w:name w:val="annotation subject"/>
    <w:basedOn w:val="af1"/>
    <w:next w:val="af1"/>
    <w:link w:val="af4"/>
    <w:uiPriority w:val="99"/>
    <w:semiHidden/>
    <w:unhideWhenUsed/>
    <w:rsid w:val="00A655BE"/>
    <w:rPr>
      <w:b/>
      <w:bCs/>
    </w:rPr>
  </w:style>
  <w:style w:type="character" w:customStyle="1" w:styleId="af4">
    <w:name w:val="Тема примечания Знак"/>
    <w:basedOn w:val="af2"/>
    <w:link w:val="af3"/>
    <w:uiPriority w:val="99"/>
    <w:semiHidden/>
    <w:rsid w:val="00A655BE"/>
    <w:rPr>
      <w:b/>
      <w:bCs/>
      <w:szCs w:val="20"/>
    </w:rPr>
  </w:style>
  <w:style w:type="paragraph" w:styleId="af5">
    <w:name w:val="Revision"/>
    <w:hidden/>
    <w:uiPriority w:val="99"/>
    <w:semiHidden/>
    <w:rsid w:val="001F0A72"/>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6323">
      <w:bodyDiv w:val="1"/>
      <w:marLeft w:val="0"/>
      <w:marRight w:val="0"/>
      <w:marTop w:val="0"/>
      <w:marBottom w:val="0"/>
      <w:divBdr>
        <w:top w:val="none" w:sz="0" w:space="0" w:color="auto"/>
        <w:left w:val="none" w:sz="0" w:space="0" w:color="auto"/>
        <w:bottom w:val="none" w:sz="0" w:space="0" w:color="auto"/>
        <w:right w:val="none" w:sz="0" w:space="0" w:color="auto"/>
      </w:divBdr>
    </w:div>
    <w:div w:id="70080757">
      <w:bodyDiv w:val="1"/>
      <w:marLeft w:val="0"/>
      <w:marRight w:val="0"/>
      <w:marTop w:val="0"/>
      <w:marBottom w:val="0"/>
      <w:divBdr>
        <w:top w:val="none" w:sz="0" w:space="0" w:color="auto"/>
        <w:left w:val="none" w:sz="0" w:space="0" w:color="auto"/>
        <w:bottom w:val="none" w:sz="0" w:space="0" w:color="auto"/>
        <w:right w:val="none" w:sz="0" w:space="0" w:color="auto"/>
      </w:divBdr>
    </w:div>
    <w:div w:id="140121360">
      <w:bodyDiv w:val="1"/>
      <w:marLeft w:val="0"/>
      <w:marRight w:val="0"/>
      <w:marTop w:val="0"/>
      <w:marBottom w:val="0"/>
      <w:divBdr>
        <w:top w:val="none" w:sz="0" w:space="0" w:color="auto"/>
        <w:left w:val="none" w:sz="0" w:space="0" w:color="auto"/>
        <w:bottom w:val="none" w:sz="0" w:space="0" w:color="auto"/>
        <w:right w:val="none" w:sz="0" w:space="0" w:color="auto"/>
      </w:divBdr>
    </w:div>
    <w:div w:id="165367940">
      <w:bodyDiv w:val="1"/>
      <w:marLeft w:val="0"/>
      <w:marRight w:val="0"/>
      <w:marTop w:val="0"/>
      <w:marBottom w:val="0"/>
      <w:divBdr>
        <w:top w:val="none" w:sz="0" w:space="0" w:color="auto"/>
        <w:left w:val="none" w:sz="0" w:space="0" w:color="auto"/>
        <w:bottom w:val="none" w:sz="0" w:space="0" w:color="auto"/>
        <w:right w:val="none" w:sz="0" w:space="0" w:color="auto"/>
      </w:divBdr>
    </w:div>
    <w:div w:id="190341128">
      <w:bodyDiv w:val="1"/>
      <w:marLeft w:val="0"/>
      <w:marRight w:val="0"/>
      <w:marTop w:val="0"/>
      <w:marBottom w:val="0"/>
      <w:divBdr>
        <w:top w:val="none" w:sz="0" w:space="0" w:color="auto"/>
        <w:left w:val="none" w:sz="0" w:space="0" w:color="auto"/>
        <w:bottom w:val="none" w:sz="0" w:space="0" w:color="auto"/>
        <w:right w:val="none" w:sz="0" w:space="0" w:color="auto"/>
      </w:divBdr>
    </w:div>
    <w:div w:id="203713466">
      <w:bodyDiv w:val="1"/>
      <w:marLeft w:val="0"/>
      <w:marRight w:val="0"/>
      <w:marTop w:val="0"/>
      <w:marBottom w:val="0"/>
      <w:divBdr>
        <w:top w:val="none" w:sz="0" w:space="0" w:color="auto"/>
        <w:left w:val="none" w:sz="0" w:space="0" w:color="auto"/>
        <w:bottom w:val="none" w:sz="0" w:space="0" w:color="auto"/>
        <w:right w:val="none" w:sz="0" w:space="0" w:color="auto"/>
      </w:divBdr>
    </w:div>
    <w:div w:id="317806858">
      <w:bodyDiv w:val="1"/>
      <w:marLeft w:val="0"/>
      <w:marRight w:val="0"/>
      <w:marTop w:val="0"/>
      <w:marBottom w:val="0"/>
      <w:divBdr>
        <w:top w:val="none" w:sz="0" w:space="0" w:color="auto"/>
        <w:left w:val="none" w:sz="0" w:space="0" w:color="auto"/>
        <w:bottom w:val="none" w:sz="0" w:space="0" w:color="auto"/>
        <w:right w:val="none" w:sz="0" w:space="0" w:color="auto"/>
      </w:divBdr>
    </w:div>
    <w:div w:id="318770721">
      <w:bodyDiv w:val="1"/>
      <w:marLeft w:val="0"/>
      <w:marRight w:val="0"/>
      <w:marTop w:val="0"/>
      <w:marBottom w:val="0"/>
      <w:divBdr>
        <w:top w:val="none" w:sz="0" w:space="0" w:color="auto"/>
        <w:left w:val="none" w:sz="0" w:space="0" w:color="auto"/>
        <w:bottom w:val="none" w:sz="0" w:space="0" w:color="auto"/>
        <w:right w:val="none" w:sz="0" w:space="0" w:color="auto"/>
      </w:divBdr>
    </w:div>
    <w:div w:id="345403493">
      <w:bodyDiv w:val="1"/>
      <w:marLeft w:val="0"/>
      <w:marRight w:val="0"/>
      <w:marTop w:val="0"/>
      <w:marBottom w:val="0"/>
      <w:divBdr>
        <w:top w:val="none" w:sz="0" w:space="0" w:color="auto"/>
        <w:left w:val="none" w:sz="0" w:space="0" w:color="auto"/>
        <w:bottom w:val="none" w:sz="0" w:space="0" w:color="auto"/>
        <w:right w:val="none" w:sz="0" w:space="0" w:color="auto"/>
      </w:divBdr>
    </w:div>
    <w:div w:id="349182161">
      <w:bodyDiv w:val="1"/>
      <w:marLeft w:val="0"/>
      <w:marRight w:val="0"/>
      <w:marTop w:val="0"/>
      <w:marBottom w:val="0"/>
      <w:divBdr>
        <w:top w:val="none" w:sz="0" w:space="0" w:color="auto"/>
        <w:left w:val="none" w:sz="0" w:space="0" w:color="auto"/>
        <w:bottom w:val="none" w:sz="0" w:space="0" w:color="auto"/>
        <w:right w:val="none" w:sz="0" w:space="0" w:color="auto"/>
      </w:divBdr>
    </w:div>
    <w:div w:id="349600396">
      <w:bodyDiv w:val="1"/>
      <w:marLeft w:val="0"/>
      <w:marRight w:val="0"/>
      <w:marTop w:val="0"/>
      <w:marBottom w:val="0"/>
      <w:divBdr>
        <w:top w:val="none" w:sz="0" w:space="0" w:color="auto"/>
        <w:left w:val="none" w:sz="0" w:space="0" w:color="auto"/>
        <w:bottom w:val="none" w:sz="0" w:space="0" w:color="auto"/>
        <w:right w:val="none" w:sz="0" w:space="0" w:color="auto"/>
      </w:divBdr>
    </w:div>
    <w:div w:id="371079046">
      <w:bodyDiv w:val="1"/>
      <w:marLeft w:val="0"/>
      <w:marRight w:val="0"/>
      <w:marTop w:val="0"/>
      <w:marBottom w:val="0"/>
      <w:divBdr>
        <w:top w:val="none" w:sz="0" w:space="0" w:color="auto"/>
        <w:left w:val="none" w:sz="0" w:space="0" w:color="auto"/>
        <w:bottom w:val="none" w:sz="0" w:space="0" w:color="auto"/>
        <w:right w:val="none" w:sz="0" w:space="0" w:color="auto"/>
      </w:divBdr>
    </w:div>
    <w:div w:id="490872177">
      <w:bodyDiv w:val="1"/>
      <w:marLeft w:val="0"/>
      <w:marRight w:val="0"/>
      <w:marTop w:val="0"/>
      <w:marBottom w:val="0"/>
      <w:divBdr>
        <w:top w:val="none" w:sz="0" w:space="0" w:color="auto"/>
        <w:left w:val="none" w:sz="0" w:space="0" w:color="auto"/>
        <w:bottom w:val="none" w:sz="0" w:space="0" w:color="auto"/>
        <w:right w:val="none" w:sz="0" w:space="0" w:color="auto"/>
      </w:divBdr>
    </w:div>
    <w:div w:id="611859385">
      <w:bodyDiv w:val="1"/>
      <w:marLeft w:val="0"/>
      <w:marRight w:val="0"/>
      <w:marTop w:val="0"/>
      <w:marBottom w:val="0"/>
      <w:divBdr>
        <w:top w:val="none" w:sz="0" w:space="0" w:color="auto"/>
        <w:left w:val="none" w:sz="0" w:space="0" w:color="auto"/>
        <w:bottom w:val="none" w:sz="0" w:space="0" w:color="auto"/>
        <w:right w:val="none" w:sz="0" w:space="0" w:color="auto"/>
      </w:divBdr>
    </w:div>
    <w:div w:id="635375865">
      <w:bodyDiv w:val="1"/>
      <w:marLeft w:val="0"/>
      <w:marRight w:val="0"/>
      <w:marTop w:val="0"/>
      <w:marBottom w:val="0"/>
      <w:divBdr>
        <w:top w:val="none" w:sz="0" w:space="0" w:color="auto"/>
        <w:left w:val="none" w:sz="0" w:space="0" w:color="auto"/>
        <w:bottom w:val="none" w:sz="0" w:space="0" w:color="auto"/>
        <w:right w:val="none" w:sz="0" w:space="0" w:color="auto"/>
      </w:divBdr>
    </w:div>
    <w:div w:id="685324881">
      <w:bodyDiv w:val="1"/>
      <w:marLeft w:val="0"/>
      <w:marRight w:val="0"/>
      <w:marTop w:val="0"/>
      <w:marBottom w:val="0"/>
      <w:divBdr>
        <w:top w:val="none" w:sz="0" w:space="0" w:color="auto"/>
        <w:left w:val="none" w:sz="0" w:space="0" w:color="auto"/>
        <w:bottom w:val="none" w:sz="0" w:space="0" w:color="auto"/>
        <w:right w:val="none" w:sz="0" w:space="0" w:color="auto"/>
      </w:divBdr>
    </w:div>
    <w:div w:id="700935917">
      <w:bodyDiv w:val="1"/>
      <w:marLeft w:val="0"/>
      <w:marRight w:val="0"/>
      <w:marTop w:val="0"/>
      <w:marBottom w:val="0"/>
      <w:divBdr>
        <w:top w:val="none" w:sz="0" w:space="0" w:color="auto"/>
        <w:left w:val="none" w:sz="0" w:space="0" w:color="auto"/>
        <w:bottom w:val="none" w:sz="0" w:space="0" w:color="auto"/>
        <w:right w:val="none" w:sz="0" w:space="0" w:color="auto"/>
      </w:divBdr>
    </w:div>
    <w:div w:id="719936844">
      <w:bodyDiv w:val="1"/>
      <w:marLeft w:val="0"/>
      <w:marRight w:val="0"/>
      <w:marTop w:val="0"/>
      <w:marBottom w:val="0"/>
      <w:divBdr>
        <w:top w:val="none" w:sz="0" w:space="0" w:color="auto"/>
        <w:left w:val="none" w:sz="0" w:space="0" w:color="auto"/>
        <w:bottom w:val="none" w:sz="0" w:space="0" w:color="auto"/>
        <w:right w:val="none" w:sz="0" w:space="0" w:color="auto"/>
      </w:divBdr>
    </w:div>
    <w:div w:id="770664160">
      <w:bodyDiv w:val="1"/>
      <w:marLeft w:val="0"/>
      <w:marRight w:val="0"/>
      <w:marTop w:val="0"/>
      <w:marBottom w:val="0"/>
      <w:divBdr>
        <w:top w:val="none" w:sz="0" w:space="0" w:color="auto"/>
        <w:left w:val="none" w:sz="0" w:space="0" w:color="auto"/>
        <w:bottom w:val="none" w:sz="0" w:space="0" w:color="auto"/>
        <w:right w:val="none" w:sz="0" w:space="0" w:color="auto"/>
      </w:divBdr>
    </w:div>
    <w:div w:id="792093451">
      <w:bodyDiv w:val="1"/>
      <w:marLeft w:val="0"/>
      <w:marRight w:val="0"/>
      <w:marTop w:val="0"/>
      <w:marBottom w:val="0"/>
      <w:divBdr>
        <w:top w:val="none" w:sz="0" w:space="0" w:color="auto"/>
        <w:left w:val="none" w:sz="0" w:space="0" w:color="auto"/>
        <w:bottom w:val="none" w:sz="0" w:space="0" w:color="auto"/>
        <w:right w:val="none" w:sz="0" w:space="0" w:color="auto"/>
      </w:divBdr>
    </w:div>
    <w:div w:id="844367670">
      <w:bodyDiv w:val="1"/>
      <w:marLeft w:val="0"/>
      <w:marRight w:val="0"/>
      <w:marTop w:val="0"/>
      <w:marBottom w:val="0"/>
      <w:divBdr>
        <w:top w:val="none" w:sz="0" w:space="0" w:color="auto"/>
        <w:left w:val="none" w:sz="0" w:space="0" w:color="auto"/>
        <w:bottom w:val="none" w:sz="0" w:space="0" w:color="auto"/>
        <w:right w:val="none" w:sz="0" w:space="0" w:color="auto"/>
      </w:divBdr>
    </w:div>
    <w:div w:id="846407131">
      <w:bodyDiv w:val="1"/>
      <w:marLeft w:val="0"/>
      <w:marRight w:val="0"/>
      <w:marTop w:val="0"/>
      <w:marBottom w:val="0"/>
      <w:divBdr>
        <w:top w:val="none" w:sz="0" w:space="0" w:color="auto"/>
        <w:left w:val="none" w:sz="0" w:space="0" w:color="auto"/>
        <w:bottom w:val="none" w:sz="0" w:space="0" w:color="auto"/>
        <w:right w:val="none" w:sz="0" w:space="0" w:color="auto"/>
      </w:divBdr>
    </w:div>
    <w:div w:id="921795624">
      <w:bodyDiv w:val="1"/>
      <w:marLeft w:val="0"/>
      <w:marRight w:val="0"/>
      <w:marTop w:val="0"/>
      <w:marBottom w:val="0"/>
      <w:divBdr>
        <w:top w:val="none" w:sz="0" w:space="0" w:color="auto"/>
        <w:left w:val="none" w:sz="0" w:space="0" w:color="auto"/>
        <w:bottom w:val="none" w:sz="0" w:space="0" w:color="auto"/>
        <w:right w:val="none" w:sz="0" w:space="0" w:color="auto"/>
      </w:divBdr>
    </w:div>
    <w:div w:id="971518845">
      <w:bodyDiv w:val="1"/>
      <w:marLeft w:val="0"/>
      <w:marRight w:val="0"/>
      <w:marTop w:val="0"/>
      <w:marBottom w:val="0"/>
      <w:divBdr>
        <w:top w:val="none" w:sz="0" w:space="0" w:color="auto"/>
        <w:left w:val="none" w:sz="0" w:space="0" w:color="auto"/>
        <w:bottom w:val="none" w:sz="0" w:space="0" w:color="auto"/>
        <w:right w:val="none" w:sz="0" w:space="0" w:color="auto"/>
      </w:divBdr>
    </w:div>
    <w:div w:id="1019619527">
      <w:bodyDiv w:val="1"/>
      <w:marLeft w:val="0"/>
      <w:marRight w:val="0"/>
      <w:marTop w:val="0"/>
      <w:marBottom w:val="0"/>
      <w:divBdr>
        <w:top w:val="none" w:sz="0" w:space="0" w:color="auto"/>
        <w:left w:val="none" w:sz="0" w:space="0" w:color="auto"/>
        <w:bottom w:val="none" w:sz="0" w:space="0" w:color="auto"/>
        <w:right w:val="none" w:sz="0" w:space="0" w:color="auto"/>
      </w:divBdr>
    </w:div>
    <w:div w:id="1095636391">
      <w:bodyDiv w:val="1"/>
      <w:marLeft w:val="0"/>
      <w:marRight w:val="0"/>
      <w:marTop w:val="0"/>
      <w:marBottom w:val="0"/>
      <w:divBdr>
        <w:top w:val="none" w:sz="0" w:space="0" w:color="auto"/>
        <w:left w:val="none" w:sz="0" w:space="0" w:color="auto"/>
        <w:bottom w:val="none" w:sz="0" w:space="0" w:color="auto"/>
        <w:right w:val="none" w:sz="0" w:space="0" w:color="auto"/>
      </w:divBdr>
    </w:div>
    <w:div w:id="1099713791">
      <w:bodyDiv w:val="1"/>
      <w:marLeft w:val="0"/>
      <w:marRight w:val="0"/>
      <w:marTop w:val="0"/>
      <w:marBottom w:val="0"/>
      <w:divBdr>
        <w:top w:val="none" w:sz="0" w:space="0" w:color="auto"/>
        <w:left w:val="none" w:sz="0" w:space="0" w:color="auto"/>
        <w:bottom w:val="none" w:sz="0" w:space="0" w:color="auto"/>
        <w:right w:val="none" w:sz="0" w:space="0" w:color="auto"/>
      </w:divBdr>
    </w:div>
    <w:div w:id="1127896914">
      <w:bodyDiv w:val="1"/>
      <w:marLeft w:val="0"/>
      <w:marRight w:val="0"/>
      <w:marTop w:val="0"/>
      <w:marBottom w:val="0"/>
      <w:divBdr>
        <w:top w:val="none" w:sz="0" w:space="0" w:color="auto"/>
        <w:left w:val="none" w:sz="0" w:space="0" w:color="auto"/>
        <w:bottom w:val="none" w:sz="0" w:space="0" w:color="auto"/>
        <w:right w:val="none" w:sz="0" w:space="0" w:color="auto"/>
      </w:divBdr>
    </w:div>
    <w:div w:id="1133014893">
      <w:bodyDiv w:val="1"/>
      <w:marLeft w:val="0"/>
      <w:marRight w:val="0"/>
      <w:marTop w:val="0"/>
      <w:marBottom w:val="0"/>
      <w:divBdr>
        <w:top w:val="none" w:sz="0" w:space="0" w:color="auto"/>
        <w:left w:val="none" w:sz="0" w:space="0" w:color="auto"/>
        <w:bottom w:val="none" w:sz="0" w:space="0" w:color="auto"/>
        <w:right w:val="none" w:sz="0" w:space="0" w:color="auto"/>
      </w:divBdr>
    </w:div>
    <w:div w:id="1133137834">
      <w:bodyDiv w:val="1"/>
      <w:marLeft w:val="0"/>
      <w:marRight w:val="0"/>
      <w:marTop w:val="0"/>
      <w:marBottom w:val="0"/>
      <w:divBdr>
        <w:top w:val="none" w:sz="0" w:space="0" w:color="auto"/>
        <w:left w:val="none" w:sz="0" w:space="0" w:color="auto"/>
        <w:bottom w:val="none" w:sz="0" w:space="0" w:color="auto"/>
        <w:right w:val="none" w:sz="0" w:space="0" w:color="auto"/>
      </w:divBdr>
    </w:div>
    <w:div w:id="1156796224">
      <w:bodyDiv w:val="1"/>
      <w:marLeft w:val="0"/>
      <w:marRight w:val="0"/>
      <w:marTop w:val="0"/>
      <w:marBottom w:val="0"/>
      <w:divBdr>
        <w:top w:val="none" w:sz="0" w:space="0" w:color="auto"/>
        <w:left w:val="none" w:sz="0" w:space="0" w:color="auto"/>
        <w:bottom w:val="none" w:sz="0" w:space="0" w:color="auto"/>
        <w:right w:val="none" w:sz="0" w:space="0" w:color="auto"/>
      </w:divBdr>
    </w:div>
    <w:div w:id="1175026443">
      <w:bodyDiv w:val="1"/>
      <w:marLeft w:val="0"/>
      <w:marRight w:val="0"/>
      <w:marTop w:val="0"/>
      <w:marBottom w:val="0"/>
      <w:divBdr>
        <w:top w:val="none" w:sz="0" w:space="0" w:color="auto"/>
        <w:left w:val="none" w:sz="0" w:space="0" w:color="auto"/>
        <w:bottom w:val="none" w:sz="0" w:space="0" w:color="auto"/>
        <w:right w:val="none" w:sz="0" w:space="0" w:color="auto"/>
      </w:divBdr>
    </w:div>
    <w:div w:id="1188760189">
      <w:bodyDiv w:val="1"/>
      <w:marLeft w:val="0"/>
      <w:marRight w:val="0"/>
      <w:marTop w:val="0"/>
      <w:marBottom w:val="0"/>
      <w:divBdr>
        <w:top w:val="none" w:sz="0" w:space="0" w:color="auto"/>
        <w:left w:val="none" w:sz="0" w:space="0" w:color="auto"/>
        <w:bottom w:val="none" w:sz="0" w:space="0" w:color="auto"/>
        <w:right w:val="none" w:sz="0" w:space="0" w:color="auto"/>
      </w:divBdr>
    </w:div>
    <w:div w:id="1193804841">
      <w:bodyDiv w:val="1"/>
      <w:marLeft w:val="0"/>
      <w:marRight w:val="0"/>
      <w:marTop w:val="0"/>
      <w:marBottom w:val="0"/>
      <w:divBdr>
        <w:top w:val="none" w:sz="0" w:space="0" w:color="auto"/>
        <w:left w:val="none" w:sz="0" w:space="0" w:color="auto"/>
        <w:bottom w:val="none" w:sz="0" w:space="0" w:color="auto"/>
        <w:right w:val="none" w:sz="0" w:space="0" w:color="auto"/>
      </w:divBdr>
    </w:div>
    <w:div w:id="1204439466">
      <w:bodyDiv w:val="1"/>
      <w:marLeft w:val="0"/>
      <w:marRight w:val="0"/>
      <w:marTop w:val="0"/>
      <w:marBottom w:val="0"/>
      <w:divBdr>
        <w:top w:val="none" w:sz="0" w:space="0" w:color="auto"/>
        <w:left w:val="none" w:sz="0" w:space="0" w:color="auto"/>
        <w:bottom w:val="none" w:sz="0" w:space="0" w:color="auto"/>
        <w:right w:val="none" w:sz="0" w:space="0" w:color="auto"/>
      </w:divBdr>
    </w:div>
    <w:div w:id="1267348680">
      <w:bodyDiv w:val="1"/>
      <w:marLeft w:val="0"/>
      <w:marRight w:val="0"/>
      <w:marTop w:val="0"/>
      <w:marBottom w:val="0"/>
      <w:divBdr>
        <w:top w:val="none" w:sz="0" w:space="0" w:color="auto"/>
        <w:left w:val="none" w:sz="0" w:space="0" w:color="auto"/>
        <w:bottom w:val="none" w:sz="0" w:space="0" w:color="auto"/>
        <w:right w:val="none" w:sz="0" w:space="0" w:color="auto"/>
      </w:divBdr>
    </w:div>
    <w:div w:id="1413315344">
      <w:bodyDiv w:val="1"/>
      <w:marLeft w:val="0"/>
      <w:marRight w:val="0"/>
      <w:marTop w:val="0"/>
      <w:marBottom w:val="0"/>
      <w:divBdr>
        <w:top w:val="none" w:sz="0" w:space="0" w:color="auto"/>
        <w:left w:val="none" w:sz="0" w:space="0" w:color="auto"/>
        <w:bottom w:val="none" w:sz="0" w:space="0" w:color="auto"/>
        <w:right w:val="none" w:sz="0" w:space="0" w:color="auto"/>
      </w:divBdr>
    </w:div>
    <w:div w:id="1518929635">
      <w:bodyDiv w:val="1"/>
      <w:marLeft w:val="0"/>
      <w:marRight w:val="0"/>
      <w:marTop w:val="0"/>
      <w:marBottom w:val="0"/>
      <w:divBdr>
        <w:top w:val="none" w:sz="0" w:space="0" w:color="auto"/>
        <w:left w:val="none" w:sz="0" w:space="0" w:color="auto"/>
        <w:bottom w:val="none" w:sz="0" w:space="0" w:color="auto"/>
        <w:right w:val="none" w:sz="0" w:space="0" w:color="auto"/>
      </w:divBdr>
    </w:div>
    <w:div w:id="1543635600">
      <w:bodyDiv w:val="1"/>
      <w:marLeft w:val="0"/>
      <w:marRight w:val="0"/>
      <w:marTop w:val="0"/>
      <w:marBottom w:val="0"/>
      <w:divBdr>
        <w:top w:val="none" w:sz="0" w:space="0" w:color="auto"/>
        <w:left w:val="none" w:sz="0" w:space="0" w:color="auto"/>
        <w:bottom w:val="none" w:sz="0" w:space="0" w:color="auto"/>
        <w:right w:val="none" w:sz="0" w:space="0" w:color="auto"/>
      </w:divBdr>
    </w:div>
    <w:div w:id="1585803291">
      <w:bodyDiv w:val="1"/>
      <w:marLeft w:val="0"/>
      <w:marRight w:val="0"/>
      <w:marTop w:val="0"/>
      <w:marBottom w:val="0"/>
      <w:divBdr>
        <w:top w:val="none" w:sz="0" w:space="0" w:color="auto"/>
        <w:left w:val="none" w:sz="0" w:space="0" w:color="auto"/>
        <w:bottom w:val="none" w:sz="0" w:space="0" w:color="auto"/>
        <w:right w:val="none" w:sz="0" w:space="0" w:color="auto"/>
      </w:divBdr>
    </w:div>
    <w:div w:id="1610819458">
      <w:bodyDiv w:val="1"/>
      <w:marLeft w:val="0"/>
      <w:marRight w:val="0"/>
      <w:marTop w:val="0"/>
      <w:marBottom w:val="0"/>
      <w:divBdr>
        <w:top w:val="none" w:sz="0" w:space="0" w:color="auto"/>
        <w:left w:val="none" w:sz="0" w:space="0" w:color="auto"/>
        <w:bottom w:val="none" w:sz="0" w:space="0" w:color="auto"/>
        <w:right w:val="none" w:sz="0" w:space="0" w:color="auto"/>
      </w:divBdr>
    </w:div>
    <w:div w:id="1616790736">
      <w:bodyDiv w:val="1"/>
      <w:marLeft w:val="0"/>
      <w:marRight w:val="0"/>
      <w:marTop w:val="0"/>
      <w:marBottom w:val="0"/>
      <w:divBdr>
        <w:top w:val="none" w:sz="0" w:space="0" w:color="auto"/>
        <w:left w:val="none" w:sz="0" w:space="0" w:color="auto"/>
        <w:bottom w:val="none" w:sz="0" w:space="0" w:color="auto"/>
        <w:right w:val="none" w:sz="0" w:space="0" w:color="auto"/>
      </w:divBdr>
    </w:div>
    <w:div w:id="1620379766">
      <w:bodyDiv w:val="1"/>
      <w:marLeft w:val="0"/>
      <w:marRight w:val="0"/>
      <w:marTop w:val="0"/>
      <w:marBottom w:val="0"/>
      <w:divBdr>
        <w:top w:val="none" w:sz="0" w:space="0" w:color="auto"/>
        <w:left w:val="none" w:sz="0" w:space="0" w:color="auto"/>
        <w:bottom w:val="none" w:sz="0" w:space="0" w:color="auto"/>
        <w:right w:val="none" w:sz="0" w:space="0" w:color="auto"/>
      </w:divBdr>
    </w:div>
    <w:div w:id="1652711699">
      <w:bodyDiv w:val="1"/>
      <w:marLeft w:val="0"/>
      <w:marRight w:val="0"/>
      <w:marTop w:val="0"/>
      <w:marBottom w:val="0"/>
      <w:divBdr>
        <w:top w:val="none" w:sz="0" w:space="0" w:color="auto"/>
        <w:left w:val="none" w:sz="0" w:space="0" w:color="auto"/>
        <w:bottom w:val="none" w:sz="0" w:space="0" w:color="auto"/>
        <w:right w:val="none" w:sz="0" w:space="0" w:color="auto"/>
      </w:divBdr>
    </w:div>
    <w:div w:id="1668702443">
      <w:bodyDiv w:val="1"/>
      <w:marLeft w:val="0"/>
      <w:marRight w:val="0"/>
      <w:marTop w:val="0"/>
      <w:marBottom w:val="0"/>
      <w:divBdr>
        <w:top w:val="none" w:sz="0" w:space="0" w:color="auto"/>
        <w:left w:val="none" w:sz="0" w:space="0" w:color="auto"/>
        <w:bottom w:val="none" w:sz="0" w:space="0" w:color="auto"/>
        <w:right w:val="none" w:sz="0" w:space="0" w:color="auto"/>
      </w:divBdr>
    </w:div>
    <w:div w:id="1768229067">
      <w:bodyDiv w:val="1"/>
      <w:marLeft w:val="0"/>
      <w:marRight w:val="0"/>
      <w:marTop w:val="0"/>
      <w:marBottom w:val="0"/>
      <w:divBdr>
        <w:top w:val="none" w:sz="0" w:space="0" w:color="auto"/>
        <w:left w:val="none" w:sz="0" w:space="0" w:color="auto"/>
        <w:bottom w:val="none" w:sz="0" w:space="0" w:color="auto"/>
        <w:right w:val="none" w:sz="0" w:space="0" w:color="auto"/>
      </w:divBdr>
    </w:div>
    <w:div w:id="1770076657">
      <w:bodyDiv w:val="1"/>
      <w:marLeft w:val="0"/>
      <w:marRight w:val="0"/>
      <w:marTop w:val="0"/>
      <w:marBottom w:val="0"/>
      <w:divBdr>
        <w:top w:val="none" w:sz="0" w:space="0" w:color="auto"/>
        <w:left w:val="none" w:sz="0" w:space="0" w:color="auto"/>
        <w:bottom w:val="none" w:sz="0" w:space="0" w:color="auto"/>
        <w:right w:val="none" w:sz="0" w:space="0" w:color="auto"/>
      </w:divBdr>
    </w:div>
    <w:div w:id="1866869490">
      <w:bodyDiv w:val="1"/>
      <w:marLeft w:val="0"/>
      <w:marRight w:val="0"/>
      <w:marTop w:val="0"/>
      <w:marBottom w:val="0"/>
      <w:divBdr>
        <w:top w:val="none" w:sz="0" w:space="0" w:color="auto"/>
        <w:left w:val="none" w:sz="0" w:space="0" w:color="auto"/>
        <w:bottom w:val="none" w:sz="0" w:space="0" w:color="auto"/>
        <w:right w:val="none" w:sz="0" w:space="0" w:color="auto"/>
      </w:divBdr>
    </w:div>
    <w:div w:id="1883327247">
      <w:bodyDiv w:val="1"/>
      <w:marLeft w:val="0"/>
      <w:marRight w:val="0"/>
      <w:marTop w:val="0"/>
      <w:marBottom w:val="0"/>
      <w:divBdr>
        <w:top w:val="none" w:sz="0" w:space="0" w:color="auto"/>
        <w:left w:val="none" w:sz="0" w:space="0" w:color="auto"/>
        <w:bottom w:val="none" w:sz="0" w:space="0" w:color="auto"/>
        <w:right w:val="none" w:sz="0" w:space="0" w:color="auto"/>
      </w:divBdr>
    </w:div>
    <w:div w:id="1887182228">
      <w:bodyDiv w:val="1"/>
      <w:marLeft w:val="0"/>
      <w:marRight w:val="0"/>
      <w:marTop w:val="0"/>
      <w:marBottom w:val="0"/>
      <w:divBdr>
        <w:top w:val="none" w:sz="0" w:space="0" w:color="auto"/>
        <w:left w:val="none" w:sz="0" w:space="0" w:color="auto"/>
        <w:bottom w:val="none" w:sz="0" w:space="0" w:color="auto"/>
        <w:right w:val="none" w:sz="0" w:space="0" w:color="auto"/>
      </w:divBdr>
    </w:div>
    <w:div w:id="1962153545">
      <w:bodyDiv w:val="1"/>
      <w:marLeft w:val="0"/>
      <w:marRight w:val="0"/>
      <w:marTop w:val="0"/>
      <w:marBottom w:val="0"/>
      <w:divBdr>
        <w:top w:val="none" w:sz="0" w:space="0" w:color="auto"/>
        <w:left w:val="none" w:sz="0" w:space="0" w:color="auto"/>
        <w:bottom w:val="none" w:sz="0" w:space="0" w:color="auto"/>
        <w:right w:val="none" w:sz="0" w:space="0" w:color="auto"/>
      </w:divBdr>
    </w:div>
    <w:div w:id="1981228783">
      <w:bodyDiv w:val="1"/>
      <w:marLeft w:val="0"/>
      <w:marRight w:val="0"/>
      <w:marTop w:val="0"/>
      <w:marBottom w:val="0"/>
      <w:divBdr>
        <w:top w:val="none" w:sz="0" w:space="0" w:color="auto"/>
        <w:left w:val="none" w:sz="0" w:space="0" w:color="auto"/>
        <w:bottom w:val="none" w:sz="0" w:space="0" w:color="auto"/>
        <w:right w:val="none" w:sz="0" w:space="0" w:color="auto"/>
      </w:divBdr>
    </w:div>
    <w:div w:id="1998455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2683</Words>
  <Characters>15298</Characters>
  <Application>Microsoft Office Word</Application>
  <DocSecurity>0</DocSecurity>
  <Lines>127</Lines>
  <Paragraphs>35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임누리</dc:creator>
  <cp:lastModifiedBy>Ulan Jylkybaev</cp:lastModifiedBy>
  <cp:revision>4</cp:revision>
  <cp:lastPrinted>2020-06-01T08:37:00Z</cp:lastPrinted>
  <dcterms:created xsi:type="dcterms:W3CDTF">2025-10-10T04:06:00Z</dcterms:created>
  <dcterms:modified xsi:type="dcterms:W3CDTF">2026-02-23T05:12:00Z</dcterms:modified>
</cp:coreProperties>
</file>